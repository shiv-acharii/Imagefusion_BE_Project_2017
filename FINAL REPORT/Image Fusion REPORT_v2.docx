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A22FF7" w14:textId="0E4D63AB" w:rsidR="00630D86" w:rsidRPr="006421E9" w:rsidDel="004A0053" w:rsidRDefault="00630D86">
      <w:pPr>
        <w:jc w:val="center"/>
        <w:rPr>
          <w:del w:id="0" w:author="Tanish Sugnani" w:date="2017-05-16T13:38:00Z"/>
          <w:rFonts w:ascii="Times New Roman" w:hAnsi="Times New Roman" w:cs="Times New Roman"/>
          <w:b/>
          <w:szCs w:val="24"/>
          <w:rPrChange w:id="1" w:author="Tanish Sugnani" w:date="2017-05-20T20:49:00Z">
            <w:rPr>
              <w:del w:id="2" w:author="Tanish Sugnani" w:date="2017-05-16T13:38:00Z"/>
              <w:rFonts w:ascii="Times New Roman" w:hAnsi="Times New Roman" w:cs="Times New Roman"/>
              <w:b/>
              <w:sz w:val="24"/>
              <w:szCs w:val="24"/>
            </w:rPr>
          </w:rPrChange>
        </w:rPr>
        <w:pPrChange w:id="3" w:author="Tanish Sugnani" w:date="2017-05-16T13:38:00Z">
          <w:pPr/>
        </w:pPrChange>
      </w:pPr>
    </w:p>
    <w:p w14:paraId="62079A7F" w14:textId="59A87446" w:rsidR="009C3788" w:rsidRPr="006421E9" w:rsidDel="006421E9" w:rsidRDefault="009C3788">
      <w:pPr>
        <w:spacing w:line="240" w:lineRule="auto"/>
        <w:rPr>
          <w:del w:id="4" w:author="Tanish Sugnani" w:date="2017-05-16T13:38:00Z"/>
          <w:rFonts w:ascii="Times New Roman" w:hAnsi="Times New Roman" w:cs="Times New Roman"/>
          <w:b/>
          <w:sz w:val="32"/>
          <w:szCs w:val="36"/>
          <w:rPrChange w:id="5" w:author="Tanish Sugnani" w:date="2017-05-20T20:49:00Z">
            <w:rPr>
              <w:del w:id="6" w:author="Tanish Sugnani" w:date="2017-05-16T13:38:00Z"/>
              <w:rFonts w:ascii="Times New Roman" w:hAnsi="Times New Roman" w:cs="Times New Roman"/>
              <w:b/>
              <w:sz w:val="36"/>
              <w:szCs w:val="36"/>
            </w:rPr>
          </w:rPrChange>
        </w:rPr>
        <w:pPrChange w:id="7" w:author="Tanish Sugnani" w:date="2017-05-20T20:48:00Z">
          <w:pPr>
            <w:pStyle w:val="ListParagraph"/>
            <w:numPr>
              <w:numId w:val="5"/>
            </w:numPr>
            <w:ind w:hanging="360"/>
            <w:jc w:val="center"/>
          </w:pPr>
        </w:pPrChange>
      </w:pPr>
      <w:ins w:id="8" w:author="SB" w:date="2017-05-14T12:33:00Z">
        <w:r w:rsidRPr="006421E9">
          <w:rPr>
            <w:rFonts w:ascii="Times New Roman" w:hAnsi="Times New Roman" w:cs="Times New Roman"/>
            <w:b/>
            <w:sz w:val="32"/>
            <w:szCs w:val="36"/>
            <w:rPrChange w:id="9" w:author="Tanish Sugnani" w:date="2017-05-20T20:49:00Z">
              <w:rPr>
                <w:rFonts w:ascii="Times New Roman" w:hAnsi="Times New Roman" w:cs="Times New Roman"/>
                <w:b/>
                <w:sz w:val="36"/>
                <w:szCs w:val="36"/>
              </w:rPr>
            </w:rPrChange>
          </w:rPr>
          <w:t>Chapter 1</w:t>
        </w:r>
      </w:ins>
      <w:ins w:id="10" w:author="Tanish Sugnani" w:date="2017-05-16T13:38:00Z">
        <w:r w:rsidR="004A0053" w:rsidRPr="006421E9">
          <w:rPr>
            <w:rFonts w:ascii="Times New Roman" w:hAnsi="Times New Roman" w:cs="Times New Roman"/>
            <w:b/>
            <w:sz w:val="32"/>
            <w:szCs w:val="36"/>
            <w:rPrChange w:id="11" w:author="Tanish Sugnani" w:date="2017-05-20T20:49:00Z">
              <w:rPr>
                <w:rFonts w:ascii="Times New Roman" w:hAnsi="Times New Roman" w:cs="Times New Roman"/>
                <w:b/>
                <w:sz w:val="36"/>
                <w:szCs w:val="36"/>
              </w:rPr>
            </w:rPrChange>
          </w:rPr>
          <w:t xml:space="preserve"> </w:t>
        </w:r>
      </w:ins>
    </w:p>
    <w:p w14:paraId="2E81749A" w14:textId="77777777" w:rsidR="006421E9" w:rsidRDefault="006421E9">
      <w:pPr>
        <w:rPr>
          <w:ins w:id="12" w:author="Tanish Sugnani" w:date="2017-05-20T20:48:00Z"/>
          <w:rFonts w:ascii="Times New Roman" w:hAnsi="Times New Roman" w:cs="Times New Roman"/>
          <w:b/>
          <w:sz w:val="36"/>
          <w:szCs w:val="36"/>
        </w:rPr>
        <w:pPrChange w:id="13" w:author="Tanish Sugnani" w:date="2017-05-20T20:48:00Z">
          <w:pPr>
            <w:pStyle w:val="ListParagraph"/>
            <w:numPr>
              <w:numId w:val="5"/>
            </w:numPr>
            <w:ind w:hanging="360"/>
            <w:jc w:val="center"/>
          </w:pPr>
        </w:pPrChange>
      </w:pPr>
    </w:p>
    <w:p w14:paraId="1F16D35A" w14:textId="58BEE79B" w:rsidR="00630D86" w:rsidDel="00E8650C" w:rsidRDefault="00630D86" w:rsidP="00664178">
      <w:pPr>
        <w:jc w:val="center"/>
        <w:rPr>
          <w:del w:id="14" w:author="Tanish Sugnani" w:date="2017-05-16T17:26:00Z"/>
          <w:rFonts w:ascii="Times New Roman" w:hAnsi="Times New Roman" w:cs="Times New Roman"/>
          <w:b/>
          <w:sz w:val="36"/>
          <w:szCs w:val="36"/>
        </w:rPr>
        <w:pPrChange w:id="15" w:author="Tanish Sugnani" w:date="2017-05-21T03:04:00Z">
          <w:pPr>
            <w:pStyle w:val="ListParagraph"/>
          </w:pPr>
        </w:pPrChange>
      </w:pPr>
      <w:r w:rsidRPr="009C3788">
        <w:rPr>
          <w:rFonts w:ascii="Times New Roman" w:hAnsi="Times New Roman" w:cs="Times New Roman"/>
          <w:b/>
          <w:sz w:val="36"/>
          <w:szCs w:val="36"/>
          <w:rPrChange w:id="16" w:author="SB" w:date="2017-05-14T12:33:00Z">
            <w:rPr/>
          </w:rPrChange>
        </w:rPr>
        <w:t>INTRODUCTION</w:t>
      </w:r>
    </w:p>
    <w:p w14:paraId="784084F3" w14:textId="77777777" w:rsidR="00E8650C" w:rsidRPr="009C3788" w:rsidRDefault="00E8650C" w:rsidP="00664178">
      <w:pPr>
        <w:jc w:val="center"/>
        <w:rPr>
          <w:ins w:id="17" w:author="Tanish Sugnani" w:date="2017-05-16T17:26:00Z"/>
          <w:rFonts w:ascii="Times New Roman" w:hAnsi="Times New Roman" w:cs="Times New Roman"/>
          <w:b/>
          <w:sz w:val="36"/>
          <w:szCs w:val="36"/>
          <w:rPrChange w:id="18" w:author="SB" w:date="2017-05-14T12:33:00Z">
            <w:rPr>
              <w:ins w:id="19" w:author="Tanish Sugnani" w:date="2017-05-16T17:26:00Z"/>
            </w:rPr>
          </w:rPrChange>
        </w:rPr>
        <w:pPrChange w:id="20" w:author="Tanish Sugnani" w:date="2017-05-21T03:04:00Z">
          <w:pPr>
            <w:pStyle w:val="ListParagraph"/>
            <w:numPr>
              <w:numId w:val="5"/>
            </w:numPr>
            <w:ind w:hanging="360"/>
            <w:jc w:val="center"/>
          </w:pPr>
        </w:pPrChange>
      </w:pPr>
    </w:p>
    <w:p w14:paraId="49B6D526" w14:textId="77777777" w:rsidR="0068586D" w:rsidRPr="00E8650C" w:rsidDel="004A0053" w:rsidRDefault="0068586D">
      <w:pPr>
        <w:rPr>
          <w:del w:id="21" w:author="Tanish Sugnani" w:date="2017-05-16T13:38:00Z"/>
          <w:rFonts w:ascii="Times New Roman" w:hAnsi="Times New Roman" w:cs="Times New Roman"/>
          <w:sz w:val="24"/>
          <w:szCs w:val="24"/>
          <w:rPrChange w:id="22" w:author="Tanish Sugnani" w:date="2017-05-16T17:26:00Z">
            <w:rPr>
              <w:del w:id="23" w:author="Tanish Sugnani" w:date="2017-05-16T13:38:00Z"/>
            </w:rPr>
          </w:rPrChange>
        </w:rPr>
        <w:pPrChange w:id="24" w:author="Tanish Sugnani" w:date="2017-05-16T17:26:00Z">
          <w:pPr>
            <w:spacing w:line="360" w:lineRule="auto"/>
            <w:jc w:val="both"/>
          </w:pPr>
        </w:pPrChange>
      </w:pPr>
    </w:p>
    <w:p w14:paraId="4068A8C8" w14:textId="77777777" w:rsidR="004A0053" w:rsidRPr="00C52BEF" w:rsidRDefault="004A0053">
      <w:pPr>
        <w:jc w:val="center"/>
        <w:rPr>
          <w:ins w:id="25" w:author="Tanish Sugnani" w:date="2017-05-16T13:38:00Z"/>
          <w:b/>
          <w:sz w:val="32"/>
          <w:szCs w:val="32"/>
        </w:rPr>
        <w:pPrChange w:id="26" w:author="Tanish Sugnani" w:date="2017-05-16T17:26:00Z">
          <w:pPr>
            <w:pStyle w:val="ListParagraph"/>
          </w:pPr>
        </w:pPrChange>
      </w:pPr>
    </w:p>
    <w:p w14:paraId="061BE827" w14:textId="216F0EC5" w:rsidR="00505CC7" w:rsidRPr="00007284" w:rsidRDefault="00505CC7" w:rsidP="00C32374">
      <w:pPr>
        <w:spacing w:line="360" w:lineRule="auto"/>
        <w:jc w:val="both"/>
        <w:rPr>
          <w:rFonts w:ascii="Times New Roman" w:hAnsi="Times New Roman" w:cs="Times New Roman"/>
          <w:sz w:val="24"/>
          <w:szCs w:val="24"/>
        </w:rPr>
      </w:pPr>
      <w:r w:rsidRPr="00007284">
        <w:rPr>
          <w:rFonts w:ascii="Times New Roman" w:hAnsi="Times New Roman" w:cs="Times New Roman"/>
          <w:sz w:val="24"/>
          <w:szCs w:val="24"/>
        </w:rPr>
        <w:t>Infrared (IR) and visible image fusion is an important technique in multi-sensor information fusion applications. Since IR sensors are able to capture thermal information in a scene that is not directly seen by human eyes, they can more clearly detect some objects in low-light, occlusion and adverse weather condi</w:t>
      </w:r>
      <w:r w:rsidR="000630B4">
        <w:rPr>
          <w:rFonts w:ascii="Times New Roman" w:hAnsi="Times New Roman" w:cs="Times New Roman"/>
          <w:sz w:val="24"/>
          <w:szCs w:val="24"/>
        </w:rPr>
        <w:t xml:space="preserve">tions. Visible imagery normally </w:t>
      </w:r>
      <w:r w:rsidRPr="00007284">
        <w:rPr>
          <w:rFonts w:ascii="Times New Roman" w:hAnsi="Times New Roman" w:cs="Times New Roman"/>
          <w:sz w:val="24"/>
          <w:szCs w:val="24"/>
        </w:rPr>
        <w:t>provides more details of the scene in the visible spectrum, and also presents more natural intensities and contrasts that are consistent with human visual perception. Integrating IR and visible information into a fused image allows us to construct a more complete and accurate description of the scene. However, due to heat emissions and differing spectral sensitivities, the relative luminance response in the IR spectrum is quite inconsistent with that in the visible spectrum, which makes the IR imagery hard to be interpreted. As a result, the fusion result of IR and visible imageries may also be visually unpleasing for human observers. Therefore, besides determining the best way to take full advantage of all information of the two source images in the fusion process, a more significant task should be to make the fused image easy to be interpreted, and thus can lead to better situation awareness.</w:t>
      </w:r>
    </w:p>
    <w:p w14:paraId="77A5CF5F" w14:textId="6F9AF6DE" w:rsidR="00505CC7" w:rsidRPr="00007284" w:rsidRDefault="00505CC7" w:rsidP="00505CC7">
      <w:pPr>
        <w:spacing w:line="360" w:lineRule="auto"/>
        <w:jc w:val="both"/>
        <w:rPr>
          <w:rFonts w:ascii="Times New Roman" w:hAnsi="Times New Roman" w:cs="Times New Roman"/>
          <w:sz w:val="24"/>
          <w:szCs w:val="24"/>
        </w:rPr>
      </w:pPr>
      <w:r w:rsidRPr="00007284">
        <w:rPr>
          <w:rFonts w:ascii="Times New Roman" w:hAnsi="Times New Roman" w:cs="Times New Roman"/>
          <w:sz w:val="24"/>
          <w:szCs w:val="24"/>
        </w:rPr>
        <w:t xml:space="preserve">In this </w:t>
      </w:r>
      <w:ins w:id="27" w:author="SB" w:date="2017-05-14T11:28:00Z">
        <w:r w:rsidR="007E225B">
          <w:rPr>
            <w:rFonts w:ascii="Times New Roman" w:hAnsi="Times New Roman" w:cs="Times New Roman"/>
            <w:sz w:val="24"/>
            <w:szCs w:val="24"/>
          </w:rPr>
          <w:t xml:space="preserve">work, </w:t>
        </w:r>
      </w:ins>
      <w:del w:id="28" w:author="SB" w:date="2017-05-14T11:27:00Z">
        <w:r w:rsidRPr="00007284" w:rsidDel="007E225B">
          <w:rPr>
            <w:rFonts w:ascii="Times New Roman" w:hAnsi="Times New Roman" w:cs="Times New Roman"/>
            <w:sz w:val="24"/>
            <w:szCs w:val="24"/>
          </w:rPr>
          <w:delText xml:space="preserve">paper, </w:delText>
        </w:r>
      </w:del>
      <w:del w:id="29" w:author="SB" w:date="2017-05-14T11:28:00Z">
        <w:r w:rsidRPr="00007284" w:rsidDel="007E225B">
          <w:rPr>
            <w:rFonts w:ascii="Times New Roman" w:hAnsi="Times New Roman" w:cs="Times New Roman"/>
            <w:sz w:val="24"/>
            <w:szCs w:val="24"/>
          </w:rPr>
          <w:delText>we</w:delText>
        </w:r>
      </w:del>
      <w:ins w:id="30" w:author="SB" w:date="2017-05-14T11:28:00Z">
        <w:r w:rsidR="007E225B">
          <w:rPr>
            <w:rFonts w:ascii="Times New Roman" w:hAnsi="Times New Roman" w:cs="Times New Roman"/>
            <w:sz w:val="24"/>
            <w:szCs w:val="24"/>
          </w:rPr>
          <w:t xml:space="preserve"> a</w:t>
        </w:r>
      </w:ins>
      <w:ins w:id="31" w:author="Tanish Sugnani" w:date="2017-05-15T21:50:00Z">
        <w:r w:rsidR="00C32374">
          <w:rPr>
            <w:rFonts w:ascii="Times New Roman" w:hAnsi="Times New Roman" w:cs="Times New Roman"/>
            <w:sz w:val="24"/>
            <w:szCs w:val="24"/>
          </w:rPr>
          <w:t xml:space="preserve"> </w:t>
        </w:r>
      </w:ins>
      <w:del w:id="32" w:author="SB" w:date="2017-05-14T11:28:00Z">
        <w:r w:rsidRPr="00007284" w:rsidDel="007E225B">
          <w:rPr>
            <w:rFonts w:ascii="Times New Roman" w:hAnsi="Times New Roman" w:cs="Times New Roman"/>
            <w:sz w:val="24"/>
            <w:szCs w:val="24"/>
          </w:rPr>
          <w:delText xml:space="preserve"> present a </w:delText>
        </w:r>
      </w:del>
      <w:r w:rsidRPr="00007284">
        <w:rPr>
          <w:rFonts w:ascii="Times New Roman" w:hAnsi="Times New Roman" w:cs="Times New Roman"/>
          <w:sz w:val="24"/>
          <w:szCs w:val="24"/>
        </w:rPr>
        <w:t>novel multi-scale fusion method based on a hybrid MSD transform (hybrid-MSD) to achieve better fusion results for human visual perception</w:t>
      </w:r>
      <w:ins w:id="33" w:author="SB" w:date="2017-05-14T11:28:00Z">
        <w:r w:rsidR="007E225B">
          <w:rPr>
            <w:rFonts w:ascii="Times New Roman" w:hAnsi="Times New Roman" w:cs="Times New Roman"/>
            <w:sz w:val="24"/>
            <w:szCs w:val="24"/>
          </w:rPr>
          <w:t xml:space="preserve"> is </w:t>
        </w:r>
        <w:commentRangeStart w:id="34"/>
        <w:del w:id="35" w:author="Tanish Sugnani" w:date="2017-05-15T21:50:00Z">
          <w:r w:rsidR="007E225B" w:rsidDel="00C32374">
            <w:rPr>
              <w:rFonts w:ascii="Times New Roman" w:hAnsi="Times New Roman" w:cs="Times New Roman"/>
              <w:sz w:val="24"/>
              <w:szCs w:val="24"/>
            </w:rPr>
            <w:delText>presennted</w:delText>
          </w:r>
        </w:del>
      </w:ins>
      <w:commentRangeEnd w:id="34"/>
      <w:ins w:id="36" w:author="Tanish Sugnani" w:date="2017-05-15T21:50:00Z">
        <w:r w:rsidR="00C32374">
          <w:rPr>
            <w:rFonts w:ascii="Times New Roman" w:hAnsi="Times New Roman" w:cs="Times New Roman"/>
            <w:sz w:val="24"/>
            <w:szCs w:val="24"/>
          </w:rPr>
          <w:t>presented</w:t>
        </w:r>
      </w:ins>
      <w:ins w:id="37" w:author="SB" w:date="2017-05-14T11:28:00Z">
        <w:r w:rsidR="007E225B">
          <w:rPr>
            <w:rStyle w:val="CommentReference"/>
          </w:rPr>
          <w:commentReference w:id="34"/>
        </w:r>
      </w:ins>
      <w:r w:rsidRPr="00007284">
        <w:rPr>
          <w:rFonts w:ascii="Times New Roman" w:hAnsi="Times New Roman" w:cs="Times New Roman"/>
          <w:sz w:val="24"/>
          <w:szCs w:val="24"/>
        </w:rPr>
        <w:t>. Unlike the previous MSD trans-forms that attempt to capture more directional information with comparatively more complex filters, the hybrid-MSD decomposes the source image into texture details and edge features at multiple scales by jointly using multi-scale Gaussian and bilateral filters. In a perceptual evaluation of different image fusion schemes, To indicate that the IR imagery serves best for target detection and recognition, whereas the visible imagery contributes most to global scene awareness. Our method manages to employ the hybrid-MSD as well as a novel asymmetrical multi-scale fusion scheme to inject the important IR spectral features into the visible image, while preserving (or properly enhancing) important perceptual cues of the background scenery and details captured from the visible spectrum. Thus, it would lead to perceptually better fusion results for human interpretation.</w:t>
      </w:r>
    </w:p>
    <w:p w14:paraId="2F1159FC" w14:textId="77777777" w:rsidR="003F3E37" w:rsidRDefault="003F3E37" w:rsidP="0068586D">
      <w:pPr>
        <w:spacing w:line="360" w:lineRule="auto"/>
        <w:jc w:val="both"/>
        <w:rPr>
          <w:rFonts w:ascii="Times New Roman" w:eastAsia="Times New Roman" w:hAnsi="Times New Roman" w:cs="Times New Roman"/>
          <w:b/>
          <w:sz w:val="24"/>
          <w:szCs w:val="24"/>
          <w:lang w:val="en-US" w:bidi="th-TH"/>
        </w:rPr>
      </w:pPr>
    </w:p>
    <w:p w14:paraId="47B5F6BB" w14:textId="77777777" w:rsidR="00464260" w:rsidRPr="00007284" w:rsidRDefault="00464260" w:rsidP="0068586D">
      <w:pPr>
        <w:spacing w:line="360" w:lineRule="auto"/>
        <w:jc w:val="both"/>
        <w:rPr>
          <w:rFonts w:ascii="Times New Roman" w:eastAsia="Times New Roman" w:hAnsi="Times New Roman" w:cs="Times New Roman"/>
          <w:sz w:val="24"/>
          <w:szCs w:val="24"/>
          <w:lang w:val="en-US" w:bidi="th-TH"/>
        </w:rPr>
      </w:pPr>
      <w:r w:rsidRPr="00007284">
        <w:rPr>
          <w:rFonts w:ascii="Times New Roman" w:eastAsia="Times New Roman" w:hAnsi="Times New Roman" w:cs="Times New Roman"/>
          <w:b/>
          <w:sz w:val="24"/>
          <w:szCs w:val="24"/>
          <w:lang w:val="en-US" w:bidi="th-TH"/>
        </w:rPr>
        <w:t>Image Registration</w:t>
      </w:r>
      <w:r w:rsidRPr="00007284">
        <w:rPr>
          <w:rFonts w:ascii="Times New Roman" w:eastAsia="Times New Roman" w:hAnsi="Times New Roman" w:cs="Times New Roman"/>
          <w:sz w:val="24"/>
          <w:szCs w:val="24"/>
          <w:lang w:val="en-US" w:bidi="th-TH"/>
        </w:rPr>
        <w:t>:</w:t>
      </w:r>
    </w:p>
    <w:p w14:paraId="2AC74A23" w14:textId="77777777" w:rsidR="0068586D" w:rsidRPr="00007284" w:rsidDel="00317D7B" w:rsidRDefault="00464260" w:rsidP="00186B52">
      <w:pPr>
        <w:spacing w:line="360" w:lineRule="auto"/>
        <w:ind w:firstLine="720"/>
        <w:jc w:val="both"/>
        <w:rPr>
          <w:del w:id="38" w:author="Tanish Sugnani" w:date="2017-05-16T13:57:00Z"/>
          <w:rFonts w:ascii="Times New Roman" w:eastAsia="Calibri" w:hAnsi="Times New Roman" w:cs="Times New Roman"/>
          <w:sz w:val="24"/>
          <w:szCs w:val="24"/>
          <w:lang w:val="en-US" w:bidi="th-TH"/>
        </w:rPr>
      </w:pPr>
      <w:r w:rsidRPr="00007284">
        <w:rPr>
          <w:rFonts w:ascii="Times New Roman" w:eastAsia="Calibri" w:hAnsi="Times New Roman" w:cs="Times New Roman"/>
          <w:sz w:val="24"/>
          <w:szCs w:val="24"/>
          <w:lang w:val="en-US" w:bidi="th-TH"/>
        </w:rPr>
        <w:t>Image registration is the process of overlaying two or more images of the same scene taken at different times, from different viewpoints, and/or by different sensors. It geometrically aligns two images, the reference and sensed images. The present differences between images are introduced due to different imaging conditions. Image registration is a crucial step in all image analysis tasks in which the final information is gained from the combi</w:t>
      </w:r>
      <w:r w:rsidR="0068586D" w:rsidRPr="00007284">
        <w:rPr>
          <w:rFonts w:ascii="Times New Roman" w:eastAsia="Calibri" w:hAnsi="Times New Roman" w:cs="Times New Roman"/>
          <w:sz w:val="24"/>
          <w:szCs w:val="24"/>
          <w:lang w:val="en-US" w:bidi="th-TH"/>
        </w:rPr>
        <w:t xml:space="preserve">nation of various data </w:t>
      </w:r>
      <w:commentRangeStart w:id="39"/>
      <w:r w:rsidR="0068586D" w:rsidRPr="00007284">
        <w:rPr>
          <w:rFonts w:ascii="Times New Roman" w:eastAsia="Calibri" w:hAnsi="Times New Roman" w:cs="Times New Roman"/>
          <w:sz w:val="24"/>
          <w:szCs w:val="24"/>
          <w:lang w:val="en-US" w:bidi="th-TH"/>
        </w:rPr>
        <w:t>sources</w:t>
      </w:r>
      <w:commentRangeEnd w:id="39"/>
      <w:r w:rsidR="00552201">
        <w:rPr>
          <w:rStyle w:val="CommentReference"/>
        </w:rPr>
        <w:commentReference w:id="39"/>
      </w:r>
      <w:r w:rsidR="0068586D" w:rsidRPr="00007284">
        <w:rPr>
          <w:rFonts w:ascii="Times New Roman" w:eastAsia="Calibri" w:hAnsi="Times New Roman" w:cs="Times New Roman"/>
          <w:sz w:val="24"/>
          <w:szCs w:val="24"/>
          <w:lang w:val="en-US" w:bidi="th-TH"/>
        </w:rPr>
        <w:t>.</w:t>
      </w:r>
    </w:p>
    <w:p w14:paraId="3A73F143" w14:textId="77777777" w:rsidR="003F3E37" w:rsidDel="00317D7B" w:rsidRDefault="003F3E37" w:rsidP="00630D86">
      <w:pPr>
        <w:tabs>
          <w:tab w:val="left" w:pos="720"/>
          <w:tab w:val="left" w:pos="1440"/>
          <w:tab w:val="left" w:pos="8222"/>
        </w:tabs>
        <w:spacing w:line="360" w:lineRule="auto"/>
        <w:jc w:val="both"/>
        <w:rPr>
          <w:del w:id="40" w:author="Tanish Sugnani" w:date="2017-05-16T13:57:00Z"/>
          <w:rFonts w:ascii="Times New Roman" w:hAnsi="Times New Roman" w:cs="Times New Roman"/>
          <w:b/>
          <w:color w:val="000000" w:themeColor="text1"/>
          <w:sz w:val="28"/>
          <w:szCs w:val="28"/>
        </w:rPr>
      </w:pPr>
    </w:p>
    <w:p w14:paraId="0CFB7B4C" w14:textId="77777777" w:rsidR="003F3E37" w:rsidRDefault="003F3E37">
      <w:pPr>
        <w:spacing w:line="360" w:lineRule="auto"/>
        <w:ind w:firstLine="720"/>
        <w:jc w:val="both"/>
        <w:rPr>
          <w:rFonts w:ascii="Times New Roman" w:hAnsi="Times New Roman" w:cs="Times New Roman"/>
          <w:b/>
          <w:color w:val="000000" w:themeColor="text1"/>
          <w:sz w:val="28"/>
          <w:szCs w:val="28"/>
        </w:rPr>
        <w:pPrChange w:id="41" w:author="Tanish Sugnani" w:date="2017-05-16T13:57:00Z">
          <w:pPr>
            <w:tabs>
              <w:tab w:val="left" w:pos="720"/>
              <w:tab w:val="left" w:pos="1440"/>
              <w:tab w:val="left" w:pos="8222"/>
            </w:tabs>
            <w:spacing w:line="360" w:lineRule="auto"/>
            <w:jc w:val="both"/>
          </w:pPr>
        </w:pPrChange>
      </w:pPr>
    </w:p>
    <w:p w14:paraId="2C7B32B5" w14:textId="77777777" w:rsidR="00317D7B" w:rsidRDefault="00317D7B" w:rsidP="00630D86">
      <w:pPr>
        <w:tabs>
          <w:tab w:val="left" w:pos="720"/>
          <w:tab w:val="left" w:pos="1440"/>
          <w:tab w:val="left" w:pos="8222"/>
        </w:tabs>
        <w:spacing w:line="360" w:lineRule="auto"/>
        <w:jc w:val="both"/>
        <w:rPr>
          <w:ins w:id="42" w:author="Tanish Sugnani" w:date="2017-05-16T13:58:00Z"/>
          <w:rFonts w:ascii="Times New Roman" w:hAnsi="Times New Roman" w:cs="Times New Roman"/>
          <w:b/>
          <w:color w:val="000000" w:themeColor="text1"/>
          <w:sz w:val="28"/>
          <w:szCs w:val="28"/>
        </w:rPr>
      </w:pPr>
    </w:p>
    <w:p w14:paraId="26B5D1ED" w14:textId="77777777" w:rsidR="00630D86" w:rsidRPr="006421E9" w:rsidRDefault="00550F7E" w:rsidP="00630D86">
      <w:pPr>
        <w:tabs>
          <w:tab w:val="left" w:pos="720"/>
          <w:tab w:val="left" w:pos="1440"/>
          <w:tab w:val="left" w:pos="8222"/>
        </w:tabs>
        <w:spacing w:line="360" w:lineRule="auto"/>
        <w:jc w:val="both"/>
        <w:rPr>
          <w:rFonts w:ascii="Times New Roman" w:hAnsi="Times New Roman" w:cs="Times New Roman"/>
          <w:b/>
          <w:color w:val="000000" w:themeColor="text1"/>
          <w:sz w:val="32"/>
          <w:szCs w:val="28"/>
          <w:rPrChange w:id="43" w:author="Tanish Sugnani" w:date="2017-05-20T20:50:00Z">
            <w:rPr>
              <w:rFonts w:ascii="Times New Roman" w:hAnsi="Times New Roman" w:cs="Times New Roman"/>
              <w:b/>
              <w:color w:val="000000" w:themeColor="text1"/>
              <w:sz w:val="28"/>
              <w:szCs w:val="28"/>
            </w:rPr>
          </w:rPrChange>
        </w:rPr>
      </w:pPr>
      <w:r w:rsidRPr="006421E9">
        <w:rPr>
          <w:rFonts w:ascii="Times New Roman" w:hAnsi="Times New Roman" w:cs="Times New Roman"/>
          <w:b/>
          <w:color w:val="000000" w:themeColor="text1"/>
          <w:sz w:val="32"/>
          <w:szCs w:val="28"/>
          <w:rPrChange w:id="44" w:author="Tanish Sugnani" w:date="2017-05-20T20:50:00Z">
            <w:rPr>
              <w:rFonts w:ascii="Times New Roman" w:hAnsi="Times New Roman" w:cs="Times New Roman"/>
              <w:b/>
              <w:color w:val="000000" w:themeColor="text1"/>
              <w:sz w:val="28"/>
              <w:szCs w:val="28"/>
            </w:rPr>
          </w:rPrChange>
        </w:rPr>
        <w:t>1.1</w:t>
      </w:r>
      <w:del w:id="45" w:author="Tanish Sugnani" w:date="2017-05-16T17:44:00Z">
        <w:r w:rsidR="00E467B0" w:rsidRPr="006421E9" w:rsidDel="006355AB">
          <w:rPr>
            <w:rFonts w:ascii="Times New Roman" w:hAnsi="Times New Roman" w:cs="Times New Roman"/>
            <w:b/>
            <w:color w:val="000000" w:themeColor="text1"/>
            <w:sz w:val="32"/>
            <w:szCs w:val="28"/>
            <w:rPrChange w:id="46" w:author="Tanish Sugnani" w:date="2017-05-20T20:50:00Z">
              <w:rPr>
                <w:rFonts w:ascii="Times New Roman" w:hAnsi="Times New Roman" w:cs="Times New Roman"/>
                <w:b/>
                <w:color w:val="000000" w:themeColor="text1"/>
                <w:sz w:val="28"/>
                <w:szCs w:val="28"/>
              </w:rPr>
            </w:rPrChange>
          </w:rPr>
          <w:delText>.</w:delText>
        </w:r>
      </w:del>
      <w:r w:rsidR="00F852F2" w:rsidRPr="006421E9">
        <w:rPr>
          <w:rFonts w:ascii="Times New Roman" w:hAnsi="Times New Roman" w:cs="Times New Roman"/>
          <w:b/>
          <w:color w:val="000000" w:themeColor="text1"/>
          <w:sz w:val="32"/>
          <w:szCs w:val="28"/>
          <w:rPrChange w:id="47" w:author="Tanish Sugnani" w:date="2017-05-20T20:50:00Z">
            <w:rPr>
              <w:rFonts w:ascii="Times New Roman" w:hAnsi="Times New Roman" w:cs="Times New Roman"/>
              <w:b/>
              <w:color w:val="000000" w:themeColor="text1"/>
              <w:sz w:val="28"/>
              <w:szCs w:val="28"/>
            </w:rPr>
          </w:rPrChange>
        </w:rPr>
        <w:t xml:space="preserve"> Objectives</w:t>
      </w:r>
    </w:p>
    <w:p w14:paraId="163F73FC" w14:textId="68E92C22" w:rsidR="00E8650C" w:rsidRDefault="00505CC7" w:rsidP="00856794">
      <w:pPr>
        <w:autoSpaceDE w:val="0"/>
        <w:autoSpaceDN w:val="0"/>
        <w:adjustRightInd w:val="0"/>
        <w:spacing w:after="0" w:line="360" w:lineRule="auto"/>
        <w:rPr>
          <w:ins w:id="48" w:author="Tanish Sugnani" w:date="2017-05-16T17:27:00Z"/>
          <w:rFonts w:ascii="Times New Roman" w:hAnsi="Times New Roman" w:cs="Times New Roman"/>
          <w:sz w:val="24"/>
          <w:szCs w:val="24"/>
        </w:rPr>
      </w:pPr>
      <w:r w:rsidRPr="00007284">
        <w:rPr>
          <w:rFonts w:ascii="Times New Roman" w:hAnsi="Times New Roman" w:cs="Times New Roman"/>
          <w:color w:val="000000"/>
          <w:sz w:val="24"/>
          <w:szCs w:val="24"/>
          <w:shd w:val="clear" w:color="auto" w:fill="FFFFFF"/>
        </w:rPr>
        <w:t xml:space="preserve">The main objective is to </w:t>
      </w:r>
      <w:del w:id="49" w:author="SB" w:date="2017-05-14T11:53:00Z">
        <w:r w:rsidRPr="00007284" w:rsidDel="00552201">
          <w:rPr>
            <w:rFonts w:ascii="Times New Roman" w:hAnsi="Times New Roman" w:cs="Times New Roman"/>
            <w:color w:val="000000"/>
            <w:sz w:val="24"/>
            <w:szCs w:val="24"/>
            <w:shd w:val="clear" w:color="auto" w:fill="FFFFFF"/>
          </w:rPr>
          <w:delText xml:space="preserve">develop a new </w:delText>
        </w:r>
      </w:del>
      <w:del w:id="50" w:author="SB" w:date="2017-05-14T11:52:00Z">
        <w:r w:rsidRPr="00007284" w:rsidDel="00552201">
          <w:rPr>
            <w:rFonts w:ascii="Times New Roman" w:hAnsi="Times New Roman" w:cs="Times New Roman"/>
            <w:color w:val="000000"/>
            <w:sz w:val="24"/>
            <w:szCs w:val="24"/>
            <w:shd w:val="clear" w:color="auto" w:fill="FFFFFF"/>
          </w:rPr>
          <w:delText>prototype system</w:delText>
        </w:r>
      </w:del>
      <w:r w:rsidRPr="00007284">
        <w:rPr>
          <w:rFonts w:ascii="Times New Roman" w:hAnsi="Times New Roman" w:cs="Times New Roman"/>
          <w:color w:val="000000"/>
          <w:sz w:val="24"/>
          <w:szCs w:val="24"/>
          <w:shd w:val="clear" w:color="auto" w:fill="FFFFFF"/>
        </w:rPr>
        <w:t xml:space="preserve"> </w:t>
      </w:r>
      <w:ins w:id="51" w:author="SB" w:date="2017-05-14T11:53:00Z">
        <w:r w:rsidR="00552201">
          <w:rPr>
            <w:rFonts w:ascii="Times New Roman" w:hAnsi="Times New Roman" w:cs="Times New Roman"/>
            <w:color w:val="000000"/>
            <w:sz w:val="24"/>
            <w:szCs w:val="24"/>
            <w:shd w:val="clear" w:color="auto" w:fill="FFFFFF"/>
          </w:rPr>
          <w:t xml:space="preserve">fuse images mainly the visible and infrared images to </w:t>
        </w:r>
      </w:ins>
      <w:r w:rsidRPr="00007284">
        <w:rPr>
          <w:rFonts w:ascii="Times New Roman" w:hAnsi="Times New Roman" w:cs="Times New Roman"/>
          <w:sz w:val="24"/>
          <w:szCs w:val="24"/>
        </w:rPr>
        <w:t xml:space="preserve">enhance the information of output image </w:t>
      </w:r>
      <w:del w:id="52" w:author="SB" w:date="2017-05-14T11:55:00Z">
        <w:r w:rsidRPr="00007284" w:rsidDel="00552201">
          <w:rPr>
            <w:rFonts w:ascii="Times New Roman" w:hAnsi="Times New Roman" w:cs="Times New Roman"/>
            <w:sz w:val="24"/>
            <w:szCs w:val="24"/>
          </w:rPr>
          <w:delText>citied when two images IR image and CCD image are fused together in many</w:delText>
        </w:r>
      </w:del>
      <w:ins w:id="53" w:author="SB" w:date="2017-05-14T11:55:00Z">
        <w:r w:rsidR="00552201">
          <w:rPr>
            <w:rFonts w:ascii="Times New Roman" w:hAnsi="Times New Roman" w:cs="Times New Roman"/>
            <w:sz w:val="24"/>
            <w:szCs w:val="24"/>
          </w:rPr>
          <w:t xml:space="preserve"> which could </w:t>
        </w:r>
      </w:ins>
      <w:ins w:id="54" w:author="SB" w:date="2017-05-14T11:59:00Z">
        <w:r w:rsidR="00552201">
          <w:rPr>
            <w:rFonts w:ascii="Times New Roman" w:hAnsi="Times New Roman" w:cs="Times New Roman"/>
            <w:sz w:val="24"/>
            <w:szCs w:val="24"/>
          </w:rPr>
          <w:t xml:space="preserve">be </w:t>
        </w:r>
      </w:ins>
      <w:ins w:id="55" w:author="SB" w:date="2017-05-14T11:55:00Z">
        <w:r w:rsidR="00552201">
          <w:rPr>
            <w:rFonts w:ascii="Times New Roman" w:hAnsi="Times New Roman" w:cs="Times New Roman"/>
            <w:sz w:val="24"/>
            <w:szCs w:val="24"/>
          </w:rPr>
          <w:t>helpful for many</w:t>
        </w:r>
      </w:ins>
      <w:r w:rsidRPr="00007284">
        <w:rPr>
          <w:rFonts w:ascii="Times New Roman" w:hAnsi="Times New Roman" w:cs="Times New Roman"/>
          <w:sz w:val="24"/>
          <w:szCs w:val="24"/>
        </w:rPr>
        <w:t xml:space="preserve"> applications, especially </w:t>
      </w:r>
      <w:del w:id="56" w:author="SB" w:date="2017-05-14T11:56:00Z">
        <w:r w:rsidRPr="00007284" w:rsidDel="00552201">
          <w:rPr>
            <w:rFonts w:ascii="Times New Roman" w:hAnsi="Times New Roman" w:cs="Times New Roman"/>
            <w:sz w:val="24"/>
            <w:szCs w:val="24"/>
          </w:rPr>
          <w:delText>in the field of security domain.</w:delText>
        </w:r>
      </w:del>
      <w:ins w:id="57" w:author="SB" w:date="2017-05-14T11:56:00Z">
        <w:r w:rsidR="00552201">
          <w:rPr>
            <w:rFonts w:ascii="Times New Roman" w:hAnsi="Times New Roman" w:cs="Times New Roman"/>
            <w:sz w:val="24"/>
            <w:szCs w:val="24"/>
          </w:rPr>
          <w:t>for surveillance</w:t>
        </w:r>
      </w:ins>
      <w:ins w:id="58" w:author="SB" w:date="2017-05-14T11:57:00Z">
        <w:r w:rsidR="00552201">
          <w:rPr>
            <w:rFonts w:ascii="Times New Roman" w:hAnsi="Times New Roman" w:cs="Times New Roman"/>
            <w:sz w:val="24"/>
            <w:szCs w:val="24"/>
          </w:rPr>
          <w:t xml:space="preserve"> of sensitive border regions </w:t>
        </w:r>
      </w:ins>
      <w:ins w:id="59" w:author="SB" w:date="2017-05-14T11:58:00Z">
        <w:r w:rsidR="00552201">
          <w:rPr>
            <w:rFonts w:ascii="Times New Roman" w:hAnsi="Times New Roman" w:cs="Times New Roman"/>
            <w:sz w:val="24"/>
            <w:szCs w:val="24"/>
          </w:rPr>
          <w:t>to locate enemies</w:t>
        </w:r>
      </w:ins>
      <w:ins w:id="60" w:author="SB" w:date="2017-05-14T11:59:00Z">
        <w:r w:rsidR="00552201">
          <w:rPr>
            <w:rFonts w:ascii="Times New Roman" w:hAnsi="Times New Roman" w:cs="Times New Roman"/>
            <w:sz w:val="24"/>
            <w:szCs w:val="24"/>
          </w:rPr>
          <w:t xml:space="preserve"> particularly</w:t>
        </w:r>
      </w:ins>
      <w:ins w:id="61" w:author="SB" w:date="2017-05-14T11:56:00Z">
        <w:r w:rsidR="00552201">
          <w:rPr>
            <w:rFonts w:ascii="Times New Roman" w:hAnsi="Times New Roman" w:cs="Times New Roman"/>
            <w:sz w:val="24"/>
            <w:szCs w:val="24"/>
          </w:rPr>
          <w:t xml:space="preserve"> in the forest/mountain areas </w:t>
        </w:r>
      </w:ins>
      <w:del w:id="62" w:author="SB" w:date="2017-05-14T11:56:00Z">
        <w:r w:rsidRPr="00007284" w:rsidDel="00552201">
          <w:rPr>
            <w:rFonts w:ascii="Times New Roman" w:hAnsi="Times New Roman" w:cs="Times New Roman"/>
            <w:sz w:val="24"/>
            <w:szCs w:val="24"/>
          </w:rPr>
          <w:delText xml:space="preserve"> </w:delText>
        </w:r>
      </w:del>
      <w:r w:rsidRPr="00007284">
        <w:rPr>
          <w:rFonts w:ascii="Times New Roman" w:hAnsi="Times New Roman" w:cs="Times New Roman"/>
          <w:sz w:val="24"/>
          <w:szCs w:val="24"/>
        </w:rPr>
        <w:t xml:space="preserve">Our objective is to increase the image quality by detecting and reducing the several </w:t>
      </w:r>
      <w:del w:id="63" w:author="SB" w:date="2017-05-14T12:00:00Z">
        <w:r w:rsidRPr="00007284" w:rsidDel="0005336D">
          <w:rPr>
            <w:rFonts w:ascii="Times New Roman" w:hAnsi="Times New Roman" w:cs="Times New Roman"/>
            <w:sz w:val="24"/>
            <w:szCs w:val="24"/>
          </w:rPr>
          <w:delText xml:space="preserve">particular </w:delText>
        </w:r>
      </w:del>
      <w:r w:rsidRPr="00007284">
        <w:rPr>
          <w:rFonts w:ascii="Times New Roman" w:hAnsi="Times New Roman" w:cs="Times New Roman"/>
          <w:sz w:val="24"/>
          <w:szCs w:val="24"/>
        </w:rPr>
        <w:t>kinds of distortion</w:t>
      </w:r>
      <w:ins w:id="64" w:author="SB" w:date="2017-05-14T12:00:00Z">
        <w:r w:rsidR="0005336D">
          <w:rPr>
            <w:rFonts w:ascii="Times New Roman" w:hAnsi="Times New Roman" w:cs="Times New Roman"/>
            <w:sz w:val="24"/>
            <w:szCs w:val="24"/>
          </w:rPr>
          <w:t xml:space="preserve"> namel</w:t>
        </w:r>
      </w:ins>
      <w:ins w:id="65" w:author="Tanish Sugnani" w:date="2017-05-16T14:26:00Z">
        <w:r w:rsidR="00C95E5E">
          <w:rPr>
            <w:rFonts w:ascii="Times New Roman" w:hAnsi="Times New Roman" w:cs="Times New Roman"/>
            <w:sz w:val="24"/>
            <w:szCs w:val="24"/>
          </w:rPr>
          <w:t>y</w:t>
        </w:r>
      </w:ins>
      <w:ins w:id="66" w:author="Tanish Sugnani" w:date="2017-05-16T17:28:00Z">
        <w:r w:rsidR="00E8650C">
          <w:rPr>
            <w:rFonts w:ascii="Times New Roman" w:hAnsi="Times New Roman" w:cs="Times New Roman"/>
            <w:sz w:val="24"/>
            <w:szCs w:val="24"/>
          </w:rPr>
          <w:t xml:space="preserve"> :</w:t>
        </w:r>
      </w:ins>
    </w:p>
    <w:p w14:paraId="53B7A973" w14:textId="77777777" w:rsidR="00E8650C" w:rsidRPr="00E8650C" w:rsidRDefault="00E8650C">
      <w:pPr>
        <w:pStyle w:val="ListParagraph"/>
        <w:numPr>
          <w:ilvl w:val="0"/>
          <w:numId w:val="25"/>
        </w:numPr>
        <w:autoSpaceDE w:val="0"/>
        <w:autoSpaceDN w:val="0"/>
        <w:adjustRightInd w:val="0"/>
        <w:spacing w:after="0" w:line="360" w:lineRule="auto"/>
        <w:rPr>
          <w:ins w:id="67" w:author="Tanish Sugnani" w:date="2017-05-16T17:27:00Z"/>
          <w:rFonts w:ascii="Times New Roman" w:hAnsi="Times New Roman" w:cs="Times New Roman"/>
          <w:sz w:val="24"/>
          <w:szCs w:val="24"/>
          <w:rPrChange w:id="68" w:author="Tanish Sugnani" w:date="2017-05-16T17:28:00Z">
            <w:rPr>
              <w:ins w:id="69" w:author="Tanish Sugnani" w:date="2017-05-16T17:27:00Z"/>
            </w:rPr>
          </w:rPrChange>
        </w:rPr>
        <w:pPrChange w:id="70" w:author="Tanish Sugnani" w:date="2017-05-16T17:28:00Z">
          <w:pPr>
            <w:autoSpaceDE w:val="0"/>
            <w:autoSpaceDN w:val="0"/>
            <w:adjustRightInd w:val="0"/>
            <w:spacing w:after="0" w:line="360" w:lineRule="auto"/>
          </w:pPr>
        </w:pPrChange>
      </w:pPr>
      <w:ins w:id="71" w:author="Tanish Sugnani" w:date="2017-05-16T17:27:00Z">
        <w:r w:rsidRPr="00E8650C">
          <w:rPr>
            <w:rFonts w:ascii="Times New Roman" w:hAnsi="Times New Roman" w:cs="Times New Roman"/>
            <w:sz w:val="24"/>
            <w:szCs w:val="24"/>
            <w:rPrChange w:id="72" w:author="Tanish Sugnani" w:date="2017-05-16T17:28:00Z">
              <w:rPr/>
            </w:rPrChange>
          </w:rPr>
          <w:t>Impulse Noise (Salt and Pepper Noise)</w:t>
        </w:r>
      </w:ins>
    </w:p>
    <w:p w14:paraId="6EDAC31A" w14:textId="4A9DF638" w:rsidR="00E8650C" w:rsidRPr="00E8650C" w:rsidRDefault="00E8650C">
      <w:pPr>
        <w:pStyle w:val="ListParagraph"/>
        <w:numPr>
          <w:ilvl w:val="0"/>
          <w:numId w:val="25"/>
        </w:numPr>
        <w:autoSpaceDE w:val="0"/>
        <w:autoSpaceDN w:val="0"/>
        <w:adjustRightInd w:val="0"/>
        <w:spacing w:after="0" w:line="360" w:lineRule="auto"/>
        <w:rPr>
          <w:ins w:id="73" w:author="Tanish Sugnani" w:date="2017-05-16T17:27:00Z"/>
          <w:rFonts w:ascii="Times New Roman" w:hAnsi="Times New Roman" w:cs="Times New Roman"/>
          <w:sz w:val="24"/>
          <w:szCs w:val="24"/>
          <w:rPrChange w:id="74" w:author="Tanish Sugnani" w:date="2017-05-16T17:28:00Z">
            <w:rPr>
              <w:ins w:id="75" w:author="Tanish Sugnani" w:date="2017-05-16T17:27:00Z"/>
            </w:rPr>
          </w:rPrChange>
        </w:rPr>
        <w:pPrChange w:id="76" w:author="Tanish Sugnani" w:date="2017-05-16T17:28:00Z">
          <w:pPr>
            <w:autoSpaceDE w:val="0"/>
            <w:autoSpaceDN w:val="0"/>
            <w:adjustRightInd w:val="0"/>
            <w:spacing w:after="0" w:line="360" w:lineRule="auto"/>
          </w:pPr>
        </w:pPrChange>
      </w:pPr>
      <w:ins w:id="77" w:author="Tanish Sugnani" w:date="2017-05-16T17:27:00Z">
        <w:r w:rsidRPr="00E8650C">
          <w:rPr>
            <w:rFonts w:ascii="Times New Roman" w:hAnsi="Times New Roman" w:cs="Times New Roman"/>
            <w:sz w:val="24"/>
            <w:szCs w:val="24"/>
            <w:rPrChange w:id="78" w:author="Tanish Sugnani" w:date="2017-05-16T17:28:00Z">
              <w:rPr/>
            </w:rPrChange>
          </w:rPr>
          <w:t>Gaussian Noise (Amplifier Noise)</w:t>
        </w:r>
      </w:ins>
    </w:p>
    <w:p w14:paraId="597BA113" w14:textId="4BDF2C52" w:rsidR="00E8650C" w:rsidRPr="00E8650C" w:rsidRDefault="00E8650C">
      <w:pPr>
        <w:pStyle w:val="ListParagraph"/>
        <w:numPr>
          <w:ilvl w:val="0"/>
          <w:numId w:val="25"/>
        </w:numPr>
        <w:autoSpaceDE w:val="0"/>
        <w:autoSpaceDN w:val="0"/>
        <w:adjustRightInd w:val="0"/>
        <w:spacing w:after="0" w:line="360" w:lineRule="auto"/>
        <w:rPr>
          <w:ins w:id="79" w:author="Tanish Sugnani" w:date="2017-05-16T17:27:00Z"/>
          <w:rFonts w:ascii="Times New Roman" w:hAnsi="Times New Roman" w:cs="Times New Roman"/>
          <w:sz w:val="24"/>
          <w:szCs w:val="24"/>
          <w:rPrChange w:id="80" w:author="Tanish Sugnani" w:date="2017-05-16T17:28:00Z">
            <w:rPr>
              <w:ins w:id="81" w:author="Tanish Sugnani" w:date="2017-05-16T17:27:00Z"/>
            </w:rPr>
          </w:rPrChange>
        </w:rPr>
        <w:pPrChange w:id="82" w:author="Tanish Sugnani" w:date="2017-05-16T17:28:00Z">
          <w:pPr>
            <w:autoSpaceDE w:val="0"/>
            <w:autoSpaceDN w:val="0"/>
            <w:adjustRightInd w:val="0"/>
            <w:spacing w:after="0" w:line="360" w:lineRule="auto"/>
          </w:pPr>
        </w:pPrChange>
      </w:pPr>
      <w:ins w:id="83" w:author="Tanish Sugnani" w:date="2017-05-16T17:27:00Z">
        <w:r w:rsidRPr="00E8650C">
          <w:rPr>
            <w:rFonts w:ascii="Times New Roman" w:hAnsi="Times New Roman" w:cs="Times New Roman"/>
            <w:sz w:val="24"/>
            <w:szCs w:val="24"/>
            <w:rPrChange w:id="84" w:author="Tanish Sugnani" w:date="2017-05-16T17:28:00Z">
              <w:rPr/>
            </w:rPrChange>
          </w:rPr>
          <w:t>Poisson Noise</w:t>
        </w:r>
      </w:ins>
    </w:p>
    <w:p w14:paraId="3281F740" w14:textId="77777777" w:rsidR="002044F6" w:rsidRDefault="00E8650C">
      <w:pPr>
        <w:pStyle w:val="ListParagraph"/>
        <w:numPr>
          <w:ilvl w:val="0"/>
          <w:numId w:val="25"/>
        </w:numPr>
        <w:autoSpaceDE w:val="0"/>
        <w:autoSpaceDN w:val="0"/>
        <w:adjustRightInd w:val="0"/>
        <w:spacing w:after="0" w:line="360" w:lineRule="auto"/>
        <w:rPr>
          <w:ins w:id="85" w:author="Tanish Sugnani" w:date="2017-05-20T15:50:00Z"/>
          <w:rFonts w:ascii="Times New Roman" w:hAnsi="Times New Roman" w:cs="Times New Roman"/>
          <w:sz w:val="24"/>
          <w:szCs w:val="24"/>
        </w:rPr>
        <w:pPrChange w:id="86" w:author="Tanish Sugnani" w:date="2017-05-16T17:28:00Z">
          <w:pPr>
            <w:autoSpaceDE w:val="0"/>
            <w:autoSpaceDN w:val="0"/>
            <w:adjustRightInd w:val="0"/>
            <w:spacing w:after="0" w:line="360" w:lineRule="auto"/>
          </w:pPr>
        </w:pPrChange>
      </w:pPr>
      <w:ins w:id="87" w:author="Tanish Sugnani" w:date="2017-05-16T17:27:00Z">
        <w:r w:rsidRPr="00E8650C">
          <w:rPr>
            <w:rFonts w:ascii="Times New Roman" w:hAnsi="Times New Roman" w:cs="Times New Roman"/>
            <w:sz w:val="24"/>
            <w:szCs w:val="24"/>
            <w:rPrChange w:id="88" w:author="Tanish Sugnani" w:date="2017-05-16T17:28:00Z">
              <w:rPr/>
            </w:rPrChange>
          </w:rPr>
          <w:t>Speckle Noise</w:t>
        </w:r>
      </w:ins>
      <w:ins w:id="89" w:author="Tanish Sugnani" w:date="2017-05-16T14:26:00Z">
        <w:r w:rsidR="00C95E5E" w:rsidRPr="00E8650C">
          <w:rPr>
            <w:rFonts w:ascii="Times New Roman" w:hAnsi="Times New Roman" w:cs="Times New Roman"/>
            <w:sz w:val="24"/>
            <w:szCs w:val="24"/>
            <w:rPrChange w:id="90" w:author="Tanish Sugnani" w:date="2017-05-16T17:28:00Z">
              <w:rPr/>
            </w:rPrChange>
          </w:rPr>
          <w:t xml:space="preserve"> </w:t>
        </w:r>
        <w:r w:rsidR="00C95E5E" w:rsidRPr="00E8650C">
          <w:rPr>
            <w:rFonts w:ascii="Times New Roman" w:hAnsi="Times New Roman" w:cs="Times New Roman"/>
            <w:sz w:val="24"/>
            <w:szCs w:val="24"/>
            <w:rPrChange w:id="91" w:author="Tanish Sugnani" w:date="2017-05-16T17:28:00Z">
              <w:rPr/>
            </w:rPrChange>
          </w:rPr>
          <w:br/>
        </w:r>
      </w:ins>
    </w:p>
    <w:p w14:paraId="3E3A1F6A" w14:textId="77777777" w:rsidR="002044F6" w:rsidRDefault="002044F6">
      <w:pPr>
        <w:autoSpaceDE w:val="0"/>
        <w:autoSpaceDN w:val="0"/>
        <w:adjustRightInd w:val="0"/>
        <w:spacing w:after="0" w:line="360" w:lineRule="auto"/>
        <w:rPr>
          <w:ins w:id="92" w:author="Tanish Sugnani" w:date="2017-05-20T15:50:00Z"/>
          <w:rFonts w:ascii="Times New Roman" w:hAnsi="Times New Roman" w:cs="Times New Roman"/>
          <w:sz w:val="24"/>
          <w:szCs w:val="24"/>
        </w:rPr>
      </w:pPr>
    </w:p>
    <w:p w14:paraId="56D3FEBF" w14:textId="77777777" w:rsidR="002044F6" w:rsidRDefault="002044F6">
      <w:pPr>
        <w:autoSpaceDE w:val="0"/>
        <w:autoSpaceDN w:val="0"/>
        <w:adjustRightInd w:val="0"/>
        <w:spacing w:after="0" w:line="360" w:lineRule="auto"/>
        <w:rPr>
          <w:ins w:id="93" w:author="Tanish Sugnani" w:date="2017-05-20T15:50:00Z"/>
          <w:rFonts w:ascii="Times New Roman" w:hAnsi="Times New Roman" w:cs="Times New Roman"/>
          <w:sz w:val="24"/>
          <w:szCs w:val="24"/>
        </w:rPr>
      </w:pPr>
    </w:p>
    <w:p w14:paraId="1DE0CC0A" w14:textId="77777777" w:rsidR="002044F6" w:rsidRDefault="002044F6">
      <w:pPr>
        <w:autoSpaceDE w:val="0"/>
        <w:autoSpaceDN w:val="0"/>
        <w:adjustRightInd w:val="0"/>
        <w:spacing w:after="0" w:line="360" w:lineRule="auto"/>
        <w:rPr>
          <w:ins w:id="94" w:author="Tanish Sugnani" w:date="2017-05-20T15:50:00Z"/>
          <w:rFonts w:ascii="Times New Roman" w:hAnsi="Times New Roman" w:cs="Times New Roman"/>
          <w:sz w:val="24"/>
          <w:szCs w:val="24"/>
        </w:rPr>
      </w:pPr>
    </w:p>
    <w:p w14:paraId="54006FA0" w14:textId="77777777" w:rsidR="002044F6" w:rsidRDefault="002044F6">
      <w:pPr>
        <w:autoSpaceDE w:val="0"/>
        <w:autoSpaceDN w:val="0"/>
        <w:adjustRightInd w:val="0"/>
        <w:spacing w:after="0" w:line="360" w:lineRule="auto"/>
        <w:rPr>
          <w:ins w:id="95" w:author="Tanish Sugnani" w:date="2017-05-20T15:50:00Z"/>
          <w:rFonts w:ascii="Times New Roman" w:hAnsi="Times New Roman" w:cs="Times New Roman"/>
          <w:sz w:val="24"/>
          <w:szCs w:val="24"/>
        </w:rPr>
      </w:pPr>
    </w:p>
    <w:p w14:paraId="2FC73EB8" w14:textId="77777777" w:rsidR="002044F6" w:rsidRDefault="002044F6">
      <w:pPr>
        <w:autoSpaceDE w:val="0"/>
        <w:autoSpaceDN w:val="0"/>
        <w:adjustRightInd w:val="0"/>
        <w:spacing w:after="0" w:line="360" w:lineRule="auto"/>
        <w:rPr>
          <w:ins w:id="96" w:author="Tanish Sugnani" w:date="2017-05-20T15:50:00Z"/>
          <w:rFonts w:ascii="Times New Roman" w:hAnsi="Times New Roman" w:cs="Times New Roman"/>
          <w:sz w:val="24"/>
          <w:szCs w:val="24"/>
        </w:rPr>
      </w:pPr>
    </w:p>
    <w:p w14:paraId="09BDDA69" w14:textId="77777777" w:rsidR="002044F6" w:rsidRDefault="002044F6">
      <w:pPr>
        <w:autoSpaceDE w:val="0"/>
        <w:autoSpaceDN w:val="0"/>
        <w:adjustRightInd w:val="0"/>
        <w:spacing w:after="0" w:line="360" w:lineRule="auto"/>
        <w:rPr>
          <w:ins w:id="97" w:author="Tanish Sugnani" w:date="2017-05-20T15:50:00Z"/>
          <w:rFonts w:ascii="Times New Roman" w:hAnsi="Times New Roman" w:cs="Times New Roman"/>
          <w:sz w:val="24"/>
          <w:szCs w:val="24"/>
        </w:rPr>
      </w:pPr>
    </w:p>
    <w:p w14:paraId="53709F26" w14:textId="77777777" w:rsidR="002044F6" w:rsidRDefault="002044F6">
      <w:pPr>
        <w:autoSpaceDE w:val="0"/>
        <w:autoSpaceDN w:val="0"/>
        <w:adjustRightInd w:val="0"/>
        <w:spacing w:after="0" w:line="360" w:lineRule="auto"/>
        <w:rPr>
          <w:ins w:id="98" w:author="Tanish Sugnani" w:date="2017-05-20T15:50:00Z"/>
          <w:rFonts w:ascii="Times New Roman" w:hAnsi="Times New Roman" w:cs="Times New Roman"/>
          <w:sz w:val="24"/>
          <w:szCs w:val="24"/>
        </w:rPr>
      </w:pPr>
    </w:p>
    <w:p w14:paraId="229646B4" w14:textId="77777777" w:rsidR="002044F6" w:rsidRDefault="002044F6">
      <w:pPr>
        <w:autoSpaceDE w:val="0"/>
        <w:autoSpaceDN w:val="0"/>
        <w:adjustRightInd w:val="0"/>
        <w:spacing w:after="0" w:line="360" w:lineRule="auto"/>
        <w:rPr>
          <w:ins w:id="99" w:author="Tanish Sugnani" w:date="2017-05-20T15:50:00Z"/>
          <w:rFonts w:ascii="Times New Roman" w:hAnsi="Times New Roman" w:cs="Times New Roman"/>
          <w:sz w:val="24"/>
          <w:szCs w:val="24"/>
        </w:rPr>
      </w:pPr>
    </w:p>
    <w:p w14:paraId="7A232F52" w14:textId="77777777" w:rsidR="002044F6" w:rsidRDefault="002044F6">
      <w:pPr>
        <w:autoSpaceDE w:val="0"/>
        <w:autoSpaceDN w:val="0"/>
        <w:adjustRightInd w:val="0"/>
        <w:spacing w:after="0" w:line="360" w:lineRule="auto"/>
        <w:rPr>
          <w:ins w:id="100" w:author="Tanish Sugnani" w:date="2017-05-20T15:50:00Z"/>
          <w:rFonts w:ascii="Times New Roman" w:hAnsi="Times New Roman" w:cs="Times New Roman"/>
          <w:sz w:val="24"/>
          <w:szCs w:val="24"/>
        </w:rPr>
      </w:pPr>
    </w:p>
    <w:p w14:paraId="2843373B" w14:textId="3EF71922" w:rsidR="00505CC7" w:rsidRPr="002044F6" w:rsidDel="008B464E" w:rsidRDefault="0005336D">
      <w:pPr>
        <w:autoSpaceDE w:val="0"/>
        <w:autoSpaceDN w:val="0"/>
        <w:adjustRightInd w:val="0"/>
        <w:spacing w:after="0" w:line="360" w:lineRule="auto"/>
        <w:rPr>
          <w:ins w:id="101" w:author="SB" w:date="2017-05-14T12:17:00Z"/>
          <w:del w:id="102" w:author="Tanish Sugnani" w:date="2017-05-21T01:35:00Z"/>
          <w:rFonts w:ascii="Times New Roman" w:hAnsi="Times New Roman" w:cs="Times New Roman"/>
          <w:sz w:val="24"/>
          <w:szCs w:val="24"/>
          <w:rPrChange w:id="103" w:author="Tanish Sugnani" w:date="2017-05-20T15:50:00Z">
            <w:rPr>
              <w:ins w:id="104" w:author="SB" w:date="2017-05-14T12:17:00Z"/>
              <w:del w:id="105" w:author="Tanish Sugnani" w:date="2017-05-21T01:35:00Z"/>
            </w:rPr>
          </w:rPrChange>
        </w:rPr>
      </w:pPr>
      <w:ins w:id="106" w:author="SB" w:date="2017-05-14T12:00:00Z">
        <w:del w:id="107" w:author="Tanish Sugnani" w:date="2017-05-16T14:25:00Z">
          <w:r w:rsidRPr="002044F6" w:rsidDel="00C95E5E">
            <w:rPr>
              <w:rFonts w:ascii="Times New Roman" w:hAnsi="Times New Roman" w:cs="Times New Roman"/>
              <w:sz w:val="24"/>
              <w:szCs w:val="24"/>
              <w:rPrChange w:id="108" w:author="Tanish Sugnani" w:date="2017-05-20T15:50:00Z">
                <w:rPr/>
              </w:rPrChange>
            </w:rPr>
            <w:delText>y…..</w:delText>
          </w:r>
        </w:del>
      </w:ins>
      <w:del w:id="109" w:author="Tanish Sugnani" w:date="2017-05-16T14:25:00Z">
        <w:r w:rsidR="00505CC7" w:rsidRPr="002044F6" w:rsidDel="00C95E5E">
          <w:rPr>
            <w:rFonts w:ascii="Times New Roman" w:hAnsi="Times New Roman" w:cs="Times New Roman"/>
            <w:sz w:val="24"/>
            <w:szCs w:val="24"/>
            <w:rPrChange w:id="110" w:author="Tanish Sugnani" w:date="2017-05-20T15:50:00Z">
              <w:rPr/>
            </w:rPrChange>
          </w:rPr>
          <w:delText>.</w:delText>
        </w:r>
      </w:del>
    </w:p>
    <w:p w14:paraId="7C86BF5A" w14:textId="77777777" w:rsidR="00F777D1" w:rsidRDefault="00F777D1" w:rsidP="00505CC7">
      <w:pPr>
        <w:autoSpaceDE w:val="0"/>
        <w:autoSpaceDN w:val="0"/>
        <w:adjustRightInd w:val="0"/>
        <w:spacing w:after="0" w:line="360" w:lineRule="auto"/>
        <w:rPr>
          <w:ins w:id="111" w:author="SB" w:date="2017-05-14T12:17:00Z"/>
          <w:rFonts w:ascii="Times New Roman" w:hAnsi="Times New Roman" w:cs="Times New Roman"/>
          <w:sz w:val="24"/>
          <w:szCs w:val="24"/>
        </w:rPr>
      </w:pPr>
    </w:p>
    <w:p w14:paraId="551AF434" w14:textId="15E00DEF" w:rsidR="00317D7B" w:rsidRPr="00F10D1A" w:rsidDel="00317D7B" w:rsidRDefault="00F777D1">
      <w:pPr>
        <w:tabs>
          <w:tab w:val="left" w:pos="720"/>
          <w:tab w:val="left" w:pos="1440"/>
          <w:tab w:val="left" w:pos="8222"/>
        </w:tabs>
        <w:spacing w:line="360" w:lineRule="auto"/>
        <w:rPr>
          <w:del w:id="112" w:author="Tanish Sugnani" w:date="2017-05-16T13:57:00Z"/>
          <w:rFonts w:ascii="Times New Roman" w:hAnsi="Times New Roman" w:cs="Times New Roman"/>
          <w:b/>
          <w:color w:val="000000" w:themeColor="text1"/>
          <w:sz w:val="32"/>
          <w:szCs w:val="32"/>
          <w:rPrChange w:id="113" w:author="Tanish Sugnani" w:date="2017-05-20T16:16:00Z">
            <w:rPr>
              <w:del w:id="114" w:author="Tanish Sugnani" w:date="2017-05-16T13:57:00Z"/>
              <w:rFonts w:ascii="Times New Roman" w:hAnsi="Times New Roman" w:cs="Times New Roman"/>
              <w:b/>
              <w:color w:val="000000" w:themeColor="text1"/>
              <w:sz w:val="28"/>
              <w:szCs w:val="28"/>
            </w:rPr>
          </w:rPrChange>
        </w:rPr>
        <w:pPrChange w:id="115" w:author="Tanish Sugnani" w:date="2017-05-20T20:50:00Z">
          <w:pPr>
            <w:tabs>
              <w:tab w:val="left" w:pos="720"/>
              <w:tab w:val="left" w:pos="1440"/>
              <w:tab w:val="left" w:pos="8222"/>
            </w:tabs>
            <w:spacing w:line="360" w:lineRule="auto"/>
            <w:jc w:val="both"/>
          </w:pPr>
        </w:pPrChange>
      </w:pPr>
      <w:ins w:id="116" w:author="SB" w:date="2017-05-14T12:17:00Z">
        <w:del w:id="117" w:author="Tanish Sugnani" w:date="2017-05-20T15:49:00Z">
          <w:r w:rsidRPr="00F10D1A" w:rsidDel="002044F6">
            <w:rPr>
              <w:rFonts w:ascii="Times New Roman" w:hAnsi="Times New Roman" w:cs="Times New Roman"/>
              <w:b/>
              <w:color w:val="000000" w:themeColor="text1"/>
              <w:sz w:val="32"/>
              <w:szCs w:val="32"/>
              <w:rPrChange w:id="118" w:author="Tanish Sugnani" w:date="2017-05-20T16:16:00Z">
                <w:rPr>
                  <w:rFonts w:ascii="Times New Roman" w:hAnsi="Times New Roman" w:cs="Times New Roman"/>
                  <w:b/>
                  <w:color w:val="000000" w:themeColor="text1"/>
                  <w:sz w:val="28"/>
                  <w:szCs w:val="28"/>
                </w:rPr>
              </w:rPrChange>
            </w:rPr>
            <w:lastRenderedPageBreak/>
            <w:delText>1.2</w:delText>
          </w:r>
        </w:del>
        <w:del w:id="119" w:author="Tanish Sugnani" w:date="2017-05-16T17:44:00Z">
          <w:r w:rsidRPr="00F10D1A" w:rsidDel="006355AB">
            <w:rPr>
              <w:rFonts w:ascii="Times New Roman" w:hAnsi="Times New Roman" w:cs="Times New Roman"/>
              <w:b/>
              <w:color w:val="000000" w:themeColor="text1"/>
              <w:sz w:val="32"/>
              <w:szCs w:val="32"/>
              <w:rPrChange w:id="120" w:author="Tanish Sugnani" w:date="2017-05-20T16:16:00Z">
                <w:rPr>
                  <w:rFonts w:ascii="Times New Roman" w:hAnsi="Times New Roman" w:cs="Times New Roman"/>
                  <w:b/>
                  <w:color w:val="000000" w:themeColor="text1"/>
                  <w:sz w:val="28"/>
                  <w:szCs w:val="28"/>
                </w:rPr>
              </w:rPrChange>
            </w:rPr>
            <w:delText>.</w:delText>
          </w:r>
        </w:del>
        <w:del w:id="121" w:author="Tanish Sugnani" w:date="2017-05-20T15:49:00Z">
          <w:r w:rsidRPr="00F10D1A" w:rsidDel="002044F6">
            <w:rPr>
              <w:rFonts w:ascii="Times New Roman" w:hAnsi="Times New Roman" w:cs="Times New Roman"/>
              <w:b/>
              <w:color w:val="000000" w:themeColor="text1"/>
              <w:sz w:val="32"/>
              <w:szCs w:val="32"/>
              <w:rPrChange w:id="122" w:author="Tanish Sugnani" w:date="2017-05-20T16:16:00Z">
                <w:rPr>
                  <w:rFonts w:ascii="Times New Roman" w:hAnsi="Times New Roman" w:cs="Times New Roman"/>
                  <w:b/>
                  <w:color w:val="000000" w:themeColor="text1"/>
                  <w:sz w:val="28"/>
                  <w:szCs w:val="28"/>
                </w:rPr>
              </w:rPrChange>
            </w:rPr>
            <w:delText xml:space="preserve"> Problem Statement</w:delText>
          </w:r>
        </w:del>
      </w:ins>
    </w:p>
    <w:p w14:paraId="71C89CF2" w14:textId="167005BF" w:rsidR="00317D7B" w:rsidRPr="00F10D1A" w:rsidDel="00E8650C" w:rsidRDefault="00F777D1">
      <w:pPr>
        <w:tabs>
          <w:tab w:val="left" w:pos="720"/>
          <w:tab w:val="left" w:pos="1440"/>
          <w:tab w:val="left" w:pos="8222"/>
        </w:tabs>
        <w:spacing w:line="360" w:lineRule="auto"/>
        <w:rPr>
          <w:del w:id="123" w:author="Tanish Sugnani" w:date="2017-05-16T17:26:00Z"/>
          <w:rFonts w:ascii="Times New Roman" w:hAnsi="Times New Roman" w:cs="Times New Roman"/>
          <w:b/>
          <w:color w:val="000000" w:themeColor="text1"/>
          <w:sz w:val="32"/>
          <w:szCs w:val="32"/>
          <w:rPrChange w:id="124" w:author="Tanish Sugnani" w:date="2017-05-20T16:16:00Z">
            <w:rPr>
              <w:del w:id="125" w:author="Tanish Sugnani" w:date="2017-05-16T17:26:00Z"/>
              <w:rFonts w:ascii="Times New Roman" w:hAnsi="Times New Roman" w:cs="Times New Roman"/>
              <w:b/>
              <w:color w:val="000000" w:themeColor="text1"/>
              <w:sz w:val="28"/>
              <w:szCs w:val="28"/>
            </w:rPr>
          </w:rPrChange>
        </w:rPr>
        <w:pPrChange w:id="126" w:author="Tanish Sugnani" w:date="2017-05-20T20:50:00Z">
          <w:pPr>
            <w:tabs>
              <w:tab w:val="left" w:pos="720"/>
              <w:tab w:val="left" w:pos="1440"/>
              <w:tab w:val="left" w:pos="8222"/>
            </w:tabs>
            <w:spacing w:line="360" w:lineRule="auto"/>
            <w:jc w:val="both"/>
          </w:pPr>
        </w:pPrChange>
      </w:pPr>
      <w:ins w:id="127" w:author="SB" w:date="2017-05-14T12:17:00Z">
        <w:del w:id="128" w:author="Tanish Sugnani" w:date="2017-05-20T15:49:00Z">
          <w:r w:rsidRPr="00F10D1A" w:rsidDel="002044F6">
            <w:rPr>
              <w:rFonts w:ascii="Times New Roman" w:hAnsi="Times New Roman" w:cs="Times New Roman"/>
              <w:b/>
              <w:color w:val="000000" w:themeColor="text1"/>
              <w:sz w:val="32"/>
              <w:szCs w:val="32"/>
              <w:rPrChange w:id="129" w:author="Tanish Sugnani" w:date="2017-05-20T16:16:00Z">
                <w:rPr>
                  <w:rFonts w:ascii="Times New Roman" w:hAnsi="Times New Roman" w:cs="Times New Roman"/>
                  <w:b/>
                  <w:color w:val="000000" w:themeColor="text1"/>
                  <w:sz w:val="28"/>
                  <w:szCs w:val="28"/>
                </w:rPr>
              </w:rPrChange>
            </w:rPr>
            <w:delText>1.3</w:delText>
          </w:r>
        </w:del>
        <w:del w:id="130" w:author="Tanish Sugnani" w:date="2017-05-16T17:44:00Z">
          <w:r w:rsidRPr="00F10D1A" w:rsidDel="006355AB">
            <w:rPr>
              <w:rFonts w:ascii="Times New Roman" w:hAnsi="Times New Roman" w:cs="Times New Roman"/>
              <w:b/>
              <w:color w:val="000000" w:themeColor="text1"/>
              <w:sz w:val="32"/>
              <w:szCs w:val="32"/>
              <w:rPrChange w:id="131" w:author="Tanish Sugnani" w:date="2017-05-20T16:16:00Z">
                <w:rPr>
                  <w:rFonts w:ascii="Times New Roman" w:hAnsi="Times New Roman" w:cs="Times New Roman"/>
                  <w:b/>
                  <w:color w:val="000000" w:themeColor="text1"/>
                  <w:sz w:val="28"/>
                  <w:szCs w:val="28"/>
                </w:rPr>
              </w:rPrChange>
            </w:rPr>
            <w:delText>.</w:delText>
          </w:r>
        </w:del>
        <w:del w:id="132" w:author="Tanish Sugnani" w:date="2017-05-20T15:49:00Z">
          <w:r w:rsidRPr="00F10D1A" w:rsidDel="002044F6">
            <w:rPr>
              <w:rFonts w:ascii="Times New Roman" w:hAnsi="Times New Roman" w:cs="Times New Roman"/>
              <w:b/>
              <w:color w:val="000000" w:themeColor="text1"/>
              <w:sz w:val="32"/>
              <w:szCs w:val="32"/>
              <w:rPrChange w:id="133" w:author="Tanish Sugnani" w:date="2017-05-20T16:16:00Z">
                <w:rPr>
                  <w:rFonts w:ascii="Times New Roman" w:hAnsi="Times New Roman" w:cs="Times New Roman"/>
                  <w:b/>
                  <w:color w:val="000000" w:themeColor="text1"/>
                  <w:sz w:val="28"/>
                  <w:szCs w:val="28"/>
                </w:rPr>
              </w:rPrChange>
            </w:rPr>
            <w:delText xml:space="preserve"> Proposed solution</w:delText>
          </w:r>
        </w:del>
      </w:ins>
    </w:p>
    <w:p w14:paraId="12160001" w14:textId="43ADDFD8" w:rsidR="00317D7B" w:rsidRPr="00F10D1A" w:rsidDel="002044F6" w:rsidRDefault="00F777D1">
      <w:pPr>
        <w:tabs>
          <w:tab w:val="left" w:pos="720"/>
          <w:tab w:val="left" w:pos="1440"/>
          <w:tab w:val="left" w:pos="8222"/>
        </w:tabs>
        <w:spacing w:line="360" w:lineRule="auto"/>
        <w:rPr>
          <w:ins w:id="134" w:author="SB" w:date="2017-05-14T12:18:00Z"/>
          <w:del w:id="135" w:author="Tanish Sugnani" w:date="2017-05-20T15:49:00Z"/>
          <w:rFonts w:ascii="Times New Roman" w:hAnsi="Times New Roman" w:cs="Times New Roman"/>
          <w:color w:val="000000" w:themeColor="text1"/>
          <w:sz w:val="32"/>
          <w:szCs w:val="32"/>
          <w:rPrChange w:id="136" w:author="Tanish Sugnani" w:date="2017-05-20T16:16:00Z">
            <w:rPr>
              <w:ins w:id="137" w:author="SB" w:date="2017-05-14T12:18:00Z"/>
              <w:del w:id="138" w:author="Tanish Sugnani" w:date="2017-05-20T15:49:00Z"/>
              <w:rFonts w:ascii="Times New Roman" w:hAnsi="Times New Roman" w:cs="Times New Roman"/>
              <w:b/>
              <w:color w:val="000000" w:themeColor="text1"/>
              <w:sz w:val="28"/>
              <w:szCs w:val="28"/>
            </w:rPr>
          </w:rPrChange>
        </w:rPr>
        <w:pPrChange w:id="139" w:author="Tanish Sugnani" w:date="2017-05-20T20:50:00Z">
          <w:pPr>
            <w:tabs>
              <w:tab w:val="left" w:pos="720"/>
              <w:tab w:val="left" w:pos="1440"/>
              <w:tab w:val="left" w:pos="8222"/>
            </w:tabs>
            <w:spacing w:line="360" w:lineRule="auto"/>
            <w:jc w:val="both"/>
          </w:pPr>
        </w:pPrChange>
      </w:pPr>
      <w:ins w:id="140" w:author="SB" w:date="2017-05-14T12:18:00Z">
        <w:del w:id="141" w:author="Tanish Sugnani" w:date="2017-05-20T15:49:00Z">
          <w:r w:rsidRPr="00F10D1A" w:rsidDel="002044F6">
            <w:rPr>
              <w:rFonts w:ascii="Times New Roman" w:hAnsi="Times New Roman" w:cs="Times New Roman"/>
              <w:b/>
              <w:color w:val="000000" w:themeColor="text1"/>
              <w:sz w:val="32"/>
              <w:szCs w:val="32"/>
              <w:rPrChange w:id="142" w:author="Tanish Sugnani" w:date="2017-05-20T16:16:00Z">
                <w:rPr>
                  <w:rFonts w:ascii="Times New Roman" w:hAnsi="Times New Roman" w:cs="Times New Roman"/>
                  <w:b/>
                  <w:color w:val="000000" w:themeColor="text1"/>
                  <w:sz w:val="28"/>
                  <w:szCs w:val="28"/>
                </w:rPr>
              </w:rPrChange>
            </w:rPr>
            <w:delText>1.4</w:delText>
          </w:r>
        </w:del>
        <w:del w:id="143" w:author="Tanish Sugnani" w:date="2017-05-16T17:44:00Z">
          <w:r w:rsidRPr="00F10D1A" w:rsidDel="006355AB">
            <w:rPr>
              <w:rFonts w:ascii="Times New Roman" w:hAnsi="Times New Roman" w:cs="Times New Roman"/>
              <w:b/>
              <w:color w:val="000000" w:themeColor="text1"/>
              <w:sz w:val="32"/>
              <w:szCs w:val="32"/>
              <w:rPrChange w:id="144" w:author="Tanish Sugnani" w:date="2017-05-20T16:16:00Z">
                <w:rPr>
                  <w:rFonts w:ascii="Times New Roman" w:hAnsi="Times New Roman" w:cs="Times New Roman"/>
                  <w:b/>
                  <w:color w:val="000000" w:themeColor="text1"/>
                  <w:sz w:val="28"/>
                  <w:szCs w:val="28"/>
                </w:rPr>
              </w:rPrChange>
            </w:rPr>
            <w:delText>.</w:delText>
          </w:r>
        </w:del>
        <w:del w:id="145" w:author="Tanish Sugnani" w:date="2017-05-20T15:49:00Z">
          <w:r w:rsidRPr="00F10D1A" w:rsidDel="002044F6">
            <w:rPr>
              <w:rFonts w:ascii="Times New Roman" w:hAnsi="Times New Roman" w:cs="Times New Roman"/>
              <w:b/>
              <w:color w:val="000000" w:themeColor="text1"/>
              <w:sz w:val="32"/>
              <w:szCs w:val="32"/>
              <w:rPrChange w:id="146" w:author="Tanish Sugnani" w:date="2017-05-20T16:16:00Z">
                <w:rPr>
                  <w:rFonts w:ascii="Times New Roman" w:hAnsi="Times New Roman" w:cs="Times New Roman"/>
                  <w:b/>
                  <w:color w:val="000000" w:themeColor="text1"/>
                  <w:sz w:val="28"/>
                  <w:szCs w:val="28"/>
                </w:rPr>
              </w:rPrChange>
            </w:rPr>
            <w:delText xml:space="preserve"> Applications</w:delText>
          </w:r>
        </w:del>
      </w:ins>
    </w:p>
    <w:p w14:paraId="35DEAC81" w14:textId="11BE05BB" w:rsidR="00F777D1" w:rsidRPr="00F10D1A" w:rsidDel="002044F6" w:rsidRDefault="00F777D1">
      <w:pPr>
        <w:tabs>
          <w:tab w:val="left" w:pos="720"/>
          <w:tab w:val="left" w:pos="1440"/>
          <w:tab w:val="left" w:pos="8222"/>
        </w:tabs>
        <w:spacing w:line="360" w:lineRule="auto"/>
        <w:rPr>
          <w:ins w:id="147" w:author="SB" w:date="2017-05-14T12:18:00Z"/>
          <w:del w:id="148" w:author="Tanish Sugnani" w:date="2017-05-20T15:49:00Z"/>
          <w:rFonts w:ascii="Times New Roman" w:hAnsi="Times New Roman" w:cs="Times New Roman"/>
          <w:b/>
          <w:color w:val="000000" w:themeColor="text1"/>
          <w:sz w:val="32"/>
          <w:szCs w:val="32"/>
          <w:rPrChange w:id="149" w:author="Tanish Sugnani" w:date="2017-05-20T16:16:00Z">
            <w:rPr>
              <w:ins w:id="150" w:author="SB" w:date="2017-05-14T12:18:00Z"/>
              <w:del w:id="151" w:author="Tanish Sugnani" w:date="2017-05-20T15:49:00Z"/>
              <w:rFonts w:ascii="Times New Roman" w:hAnsi="Times New Roman" w:cs="Times New Roman"/>
              <w:b/>
              <w:color w:val="000000" w:themeColor="text1"/>
              <w:sz w:val="28"/>
              <w:szCs w:val="28"/>
            </w:rPr>
          </w:rPrChange>
        </w:rPr>
        <w:pPrChange w:id="152" w:author="Tanish Sugnani" w:date="2017-05-20T20:50:00Z">
          <w:pPr>
            <w:tabs>
              <w:tab w:val="left" w:pos="720"/>
              <w:tab w:val="left" w:pos="1440"/>
              <w:tab w:val="left" w:pos="8222"/>
            </w:tabs>
            <w:spacing w:line="360" w:lineRule="auto"/>
            <w:jc w:val="both"/>
          </w:pPr>
        </w:pPrChange>
      </w:pPr>
      <w:ins w:id="153" w:author="SB" w:date="2017-05-14T12:18:00Z">
        <w:del w:id="154" w:author="Tanish Sugnani" w:date="2017-05-20T15:49:00Z">
          <w:r w:rsidRPr="00F10D1A" w:rsidDel="002044F6">
            <w:rPr>
              <w:rFonts w:ascii="Times New Roman" w:hAnsi="Times New Roman" w:cs="Times New Roman"/>
              <w:b/>
              <w:color w:val="000000" w:themeColor="text1"/>
              <w:sz w:val="32"/>
              <w:szCs w:val="32"/>
              <w:rPrChange w:id="155" w:author="Tanish Sugnani" w:date="2017-05-20T16:16:00Z">
                <w:rPr>
                  <w:rFonts w:ascii="Times New Roman" w:hAnsi="Times New Roman" w:cs="Times New Roman"/>
                  <w:b/>
                  <w:color w:val="000000" w:themeColor="text1"/>
                  <w:sz w:val="28"/>
                  <w:szCs w:val="28"/>
                </w:rPr>
              </w:rPrChange>
            </w:rPr>
            <w:delText>1.5</w:delText>
          </w:r>
        </w:del>
        <w:del w:id="156" w:author="Tanish Sugnani" w:date="2017-05-16T17:44:00Z">
          <w:r w:rsidRPr="00F10D1A" w:rsidDel="006355AB">
            <w:rPr>
              <w:rFonts w:ascii="Times New Roman" w:hAnsi="Times New Roman" w:cs="Times New Roman"/>
              <w:b/>
              <w:color w:val="000000" w:themeColor="text1"/>
              <w:sz w:val="32"/>
              <w:szCs w:val="32"/>
              <w:rPrChange w:id="157" w:author="Tanish Sugnani" w:date="2017-05-20T16:16:00Z">
                <w:rPr>
                  <w:rFonts w:ascii="Times New Roman" w:hAnsi="Times New Roman" w:cs="Times New Roman"/>
                  <w:b/>
                  <w:color w:val="000000" w:themeColor="text1"/>
                  <w:sz w:val="28"/>
                  <w:szCs w:val="28"/>
                </w:rPr>
              </w:rPrChange>
            </w:rPr>
            <w:delText>.</w:delText>
          </w:r>
        </w:del>
        <w:del w:id="158" w:author="Tanish Sugnani" w:date="2017-05-20T15:49:00Z">
          <w:r w:rsidRPr="00F10D1A" w:rsidDel="002044F6">
            <w:rPr>
              <w:rFonts w:ascii="Times New Roman" w:hAnsi="Times New Roman" w:cs="Times New Roman"/>
              <w:b/>
              <w:color w:val="000000" w:themeColor="text1"/>
              <w:sz w:val="32"/>
              <w:szCs w:val="32"/>
              <w:rPrChange w:id="159" w:author="Tanish Sugnani" w:date="2017-05-20T16:16:00Z">
                <w:rPr>
                  <w:rFonts w:ascii="Times New Roman" w:hAnsi="Times New Roman" w:cs="Times New Roman"/>
                  <w:b/>
                  <w:color w:val="000000" w:themeColor="text1"/>
                  <w:sz w:val="28"/>
                  <w:szCs w:val="28"/>
                </w:rPr>
              </w:rPrChange>
            </w:rPr>
            <w:delText xml:space="preserve"> Outline of the Report</w:delText>
          </w:r>
        </w:del>
      </w:ins>
    </w:p>
    <w:p w14:paraId="74216E29" w14:textId="41EE870A" w:rsidR="00F777D1" w:rsidRPr="00F10D1A" w:rsidDel="002044F6" w:rsidRDefault="00F777D1">
      <w:pPr>
        <w:tabs>
          <w:tab w:val="left" w:pos="720"/>
          <w:tab w:val="left" w:pos="1440"/>
          <w:tab w:val="left" w:pos="8222"/>
        </w:tabs>
        <w:spacing w:line="360" w:lineRule="auto"/>
        <w:rPr>
          <w:ins w:id="160" w:author="SB" w:date="2017-05-14T12:17:00Z"/>
          <w:del w:id="161" w:author="Tanish Sugnani" w:date="2017-05-20T15:49:00Z"/>
          <w:rFonts w:ascii="Times New Roman" w:hAnsi="Times New Roman" w:cs="Times New Roman"/>
          <w:b/>
          <w:color w:val="000000" w:themeColor="text1"/>
          <w:sz w:val="32"/>
          <w:szCs w:val="32"/>
          <w:rPrChange w:id="162" w:author="Tanish Sugnani" w:date="2017-05-20T16:16:00Z">
            <w:rPr>
              <w:ins w:id="163" w:author="SB" w:date="2017-05-14T12:17:00Z"/>
              <w:del w:id="164" w:author="Tanish Sugnani" w:date="2017-05-20T15:49:00Z"/>
              <w:rFonts w:ascii="Times New Roman" w:hAnsi="Times New Roman" w:cs="Times New Roman"/>
              <w:b/>
              <w:color w:val="000000" w:themeColor="text1"/>
              <w:sz w:val="28"/>
              <w:szCs w:val="28"/>
            </w:rPr>
          </w:rPrChange>
        </w:rPr>
        <w:pPrChange w:id="165" w:author="Tanish Sugnani" w:date="2017-05-20T20:50:00Z">
          <w:pPr>
            <w:tabs>
              <w:tab w:val="left" w:pos="720"/>
              <w:tab w:val="left" w:pos="1440"/>
              <w:tab w:val="left" w:pos="8222"/>
            </w:tabs>
            <w:spacing w:line="360" w:lineRule="auto"/>
            <w:jc w:val="both"/>
          </w:pPr>
        </w:pPrChange>
      </w:pPr>
    </w:p>
    <w:p w14:paraId="1E1C6438" w14:textId="26FE5D6C" w:rsidR="00F777D1" w:rsidRPr="00F10D1A" w:rsidDel="002044F6" w:rsidRDefault="00F777D1">
      <w:pPr>
        <w:tabs>
          <w:tab w:val="left" w:pos="720"/>
          <w:tab w:val="left" w:pos="1440"/>
          <w:tab w:val="left" w:pos="8222"/>
        </w:tabs>
        <w:spacing w:line="360" w:lineRule="auto"/>
        <w:rPr>
          <w:ins w:id="166" w:author="SB" w:date="2017-05-14T12:17:00Z"/>
          <w:del w:id="167" w:author="Tanish Sugnani" w:date="2017-05-20T15:49:00Z"/>
          <w:rFonts w:ascii="Times New Roman" w:hAnsi="Times New Roman" w:cs="Times New Roman"/>
          <w:b/>
          <w:color w:val="000000" w:themeColor="text1"/>
          <w:sz w:val="32"/>
          <w:szCs w:val="32"/>
          <w:rPrChange w:id="168" w:author="Tanish Sugnani" w:date="2017-05-20T16:16:00Z">
            <w:rPr>
              <w:ins w:id="169" w:author="SB" w:date="2017-05-14T12:17:00Z"/>
              <w:del w:id="170" w:author="Tanish Sugnani" w:date="2017-05-20T15:49:00Z"/>
              <w:rFonts w:ascii="Times New Roman" w:hAnsi="Times New Roman" w:cs="Times New Roman"/>
              <w:b/>
              <w:color w:val="000000" w:themeColor="text1"/>
              <w:sz w:val="28"/>
              <w:szCs w:val="28"/>
            </w:rPr>
          </w:rPrChange>
        </w:rPr>
        <w:pPrChange w:id="171" w:author="Tanish Sugnani" w:date="2017-05-20T20:50:00Z">
          <w:pPr>
            <w:tabs>
              <w:tab w:val="left" w:pos="720"/>
              <w:tab w:val="left" w:pos="1440"/>
              <w:tab w:val="left" w:pos="8222"/>
            </w:tabs>
            <w:spacing w:line="360" w:lineRule="auto"/>
            <w:jc w:val="both"/>
          </w:pPr>
        </w:pPrChange>
      </w:pPr>
      <w:ins w:id="172" w:author="SB" w:date="2017-05-14T12:17:00Z">
        <w:del w:id="173" w:author="Tanish Sugnani" w:date="2017-05-20T15:49:00Z">
          <w:r w:rsidRPr="00F10D1A" w:rsidDel="002044F6">
            <w:rPr>
              <w:rFonts w:ascii="Times New Roman" w:hAnsi="Times New Roman" w:cs="Times New Roman"/>
              <w:b/>
              <w:color w:val="000000" w:themeColor="text1"/>
              <w:sz w:val="32"/>
              <w:szCs w:val="32"/>
              <w:rPrChange w:id="174" w:author="Tanish Sugnani" w:date="2017-05-20T16:16:00Z">
                <w:rPr>
                  <w:rFonts w:ascii="Times New Roman" w:hAnsi="Times New Roman" w:cs="Times New Roman"/>
                  <w:b/>
                  <w:color w:val="000000" w:themeColor="text1"/>
                  <w:sz w:val="28"/>
                  <w:szCs w:val="28"/>
                </w:rPr>
              </w:rPrChange>
            </w:rPr>
            <w:delText xml:space="preserve"> </w:delText>
          </w:r>
        </w:del>
      </w:ins>
    </w:p>
    <w:p w14:paraId="2486A669" w14:textId="0752CCAF" w:rsidR="00F777D1" w:rsidRPr="00F10D1A" w:rsidDel="002044F6" w:rsidRDefault="00F777D1">
      <w:pPr>
        <w:autoSpaceDE w:val="0"/>
        <w:autoSpaceDN w:val="0"/>
        <w:adjustRightInd w:val="0"/>
        <w:spacing w:after="0" w:line="360" w:lineRule="auto"/>
        <w:rPr>
          <w:del w:id="175" w:author="Tanish Sugnani" w:date="2017-05-20T15:49:00Z"/>
          <w:rFonts w:ascii="Times New Roman" w:hAnsi="Times New Roman" w:cs="Times New Roman"/>
          <w:color w:val="000000"/>
          <w:sz w:val="32"/>
          <w:szCs w:val="32"/>
          <w:shd w:val="clear" w:color="auto" w:fill="FFFFFF"/>
          <w:rPrChange w:id="176" w:author="Tanish Sugnani" w:date="2017-05-20T16:16:00Z">
            <w:rPr>
              <w:del w:id="177" w:author="Tanish Sugnani" w:date="2017-05-20T15:49:00Z"/>
              <w:rFonts w:ascii="Times New Roman" w:hAnsi="Times New Roman" w:cs="Times New Roman"/>
              <w:color w:val="000000"/>
              <w:sz w:val="24"/>
              <w:szCs w:val="24"/>
              <w:shd w:val="clear" w:color="auto" w:fill="FFFFFF"/>
            </w:rPr>
          </w:rPrChange>
        </w:rPr>
      </w:pPr>
    </w:p>
    <w:p w14:paraId="35AAACDF" w14:textId="0E82FDE4" w:rsidR="00D70E36" w:rsidRPr="00F10D1A" w:rsidDel="002044F6" w:rsidRDefault="00D70E36">
      <w:pPr>
        <w:spacing w:line="360" w:lineRule="auto"/>
        <w:ind w:left="448"/>
        <w:rPr>
          <w:del w:id="178" w:author="Tanish Sugnani" w:date="2017-05-20T15:49:00Z"/>
          <w:rFonts w:ascii="Times New Roman" w:eastAsia="Times New Roman" w:hAnsi="Times New Roman" w:cs="Angsana New"/>
          <w:sz w:val="32"/>
          <w:szCs w:val="32"/>
          <w:lang w:val="en-US" w:bidi="th-TH"/>
          <w:rPrChange w:id="179" w:author="Tanish Sugnani" w:date="2017-05-20T16:16:00Z">
            <w:rPr>
              <w:del w:id="180" w:author="Tanish Sugnani" w:date="2017-05-20T15:49:00Z"/>
              <w:rFonts w:ascii="Times New Roman" w:eastAsia="Times New Roman" w:hAnsi="Times New Roman" w:cs="Angsana New"/>
              <w:sz w:val="24"/>
              <w:szCs w:val="24"/>
              <w:lang w:val="en-US" w:bidi="th-TH"/>
            </w:rPr>
          </w:rPrChange>
        </w:rPr>
        <w:pPrChange w:id="181" w:author="Tanish Sugnani" w:date="2017-05-20T20:50:00Z">
          <w:pPr>
            <w:spacing w:line="360" w:lineRule="auto"/>
            <w:ind w:left="448"/>
            <w:jc w:val="both"/>
          </w:pPr>
        </w:pPrChange>
      </w:pPr>
    </w:p>
    <w:p w14:paraId="6FB6CA10" w14:textId="5252BCAA" w:rsidR="00A11F8E" w:rsidRPr="00F10D1A" w:rsidDel="002044F6" w:rsidRDefault="00A11F8E">
      <w:pPr>
        <w:rPr>
          <w:del w:id="182" w:author="Tanish Sugnani" w:date="2017-05-20T15:49:00Z"/>
          <w:rFonts w:ascii="Times New Roman" w:hAnsi="Times New Roman" w:cs="Times New Roman"/>
          <w:b/>
          <w:sz w:val="32"/>
          <w:szCs w:val="32"/>
        </w:rPr>
        <w:pPrChange w:id="183" w:author="Tanish Sugnani" w:date="2017-05-20T20:50:00Z">
          <w:pPr>
            <w:jc w:val="center"/>
          </w:pPr>
        </w:pPrChange>
      </w:pPr>
    </w:p>
    <w:p w14:paraId="5272CCF6" w14:textId="4B1C9F5F" w:rsidR="00A11F8E" w:rsidRPr="00F10D1A" w:rsidDel="002044F6" w:rsidRDefault="00A11F8E">
      <w:pPr>
        <w:rPr>
          <w:del w:id="184" w:author="Tanish Sugnani" w:date="2017-05-20T15:49:00Z"/>
          <w:rFonts w:ascii="Times New Roman" w:hAnsi="Times New Roman" w:cs="Times New Roman"/>
          <w:b/>
          <w:sz w:val="32"/>
          <w:szCs w:val="32"/>
        </w:rPr>
        <w:pPrChange w:id="185" w:author="Tanish Sugnani" w:date="2017-05-20T20:50:00Z">
          <w:pPr>
            <w:jc w:val="center"/>
          </w:pPr>
        </w:pPrChange>
      </w:pPr>
    </w:p>
    <w:p w14:paraId="11B5D494" w14:textId="241AE2A5" w:rsidR="00E8650C" w:rsidRPr="00F10D1A" w:rsidDel="002044F6" w:rsidRDefault="00E8650C">
      <w:pPr>
        <w:rPr>
          <w:del w:id="186" w:author="Tanish Sugnani" w:date="2017-05-20T15:49:00Z"/>
          <w:rFonts w:ascii="Times New Roman" w:hAnsi="Times New Roman" w:cs="Times New Roman"/>
          <w:b/>
          <w:sz w:val="32"/>
          <w:szCs w:val="32"/>
        </w:rPr>
        <w:pPrChange w:id="187" w:author="Tanish Sugnani" w:date="2017-05-20T20:50:00Z">
          <w:pPr>
            <w:jc w:val="center"/>
          </w:pPr>
        </w:pPrChange>
      </w:pPr>
    </w:p>
    <w:p w14:paraId="0CC4B8AC" w14:textId="7699F786" w:rsidR="00A11F8E" w:rsidRPr="00F10D1A" w:rsidDel="00E8650C" w:rsidRDefault="00A11F8E">
      <w:pPr>
        <w:rPr>
          <w:del w:id="188" w:author="Tanish Sugnani" w:date="2017-05-16T17:24:00Z"/>
          <w:rFonts w:ascii="Times New Roman" w:hAnsi="Times New Roman" w:cs="Times New Roman"/>
          <w:b/>
          <w:sz w:val="32"/>
          <w:szCs w:val="32"/>
        </w:rPr>
        <w:pPrChange w:id="189" w:author="Tanish Sugnani" w:date="2017-05-20T20:50:00Z">
          <w:pPr>
            <w:jc w:val="center"/>
          </w:pPr>
        </w:pPrChange>
      </w:pPr>
    </w:p>
    <w:p w14:paraId="71ED5AF3" w14:textId="0BB9D342" w:rsidR="00A11F8E" w:rsidRPr="00F10D1A" w:rsidDel="00E8650C" w:rsidRDefault="00A11F8E">
      <w:pPr>
        <w:rPr>
          <w:del w:id="190" w:author="Tanish Sugnani" w:date="2017-05-16T17:24:00Z"/>
          <w:rFonts w:ascii="Times New Roman" w:hAnsi="Times New Roman" w:cs="Times New Roman"/>
          <w:b/>
          <w:sz w:val="32"/>
          <w:szCs w:val="32"/>
        </w:rPr>
        <w:pPrChange w:id="191" w:author="Tanish Sugnani" w:date="2017-05-20T20:50:00Z">
          <w:pPr>
            <w:jc w:val="center"/>
          </w:pPr>
        </w:pPrChange>
      </w:pPr>
    </w:p>
    <w:p w14:paraId="39C70C85" w14:textId="72EA3CF3" w:rsidR="00A11F8E" w:rsidRPr="00F10D1A" w:rsidDel="00E8650C" w:rsidRDefault="00A11F8E">
      <w:pPr>
        <w:rPr>
          <w:del w:id="192" w:author="Tanish Sugnani" w:date="2017-05-16T17:24:00Z"/>
          <w:rFonts w:ascii="Times New Roman" w:hAnsi="Times New Roman" w:cs="Times New Roman"/>
          <w:b/>
          <w:sz w:val="32"/>
          <w:szCs w:val="32"/>
        </w:rPr>
        <w:pPrChange w:id="193" w:author="Tanish Sugnani" w:date="2017-05-20T20:50:00Z">
          <w:pPr>
            <w:jc w:val="center"/>
          </w:pPr>
        </w:pPrChange>
      </w:pPr>
    </w:p>
    <w:p w14:paraId="2438280E" w14:textId="1F313C67" w:rsidR="00A11F8E" w:rsidRPr="00F10D1A" w:rsidDel="00E8650C" w:rsidRDefault="00A11F8E">
      <w:pPr>
        <w:rPr>
          <w:del w:id="194" w:author="Tanish Sugnani" w:date="2017-05-16T17:24:00Z"/>
          <w:rFonts w:ascii="Times New Roman" w:hAnsi="Times New Roman" w:cs="Times New Roman"/>
          <w:b/>
          <w:sz w:val="32"/>
          <w:szCs w:val="32"/>
        </w:rPr>
        <w:pPrChange w:id="195" w:author="Tanish Sugnani" w:date="2017-05-20T20:50:00Z">
          <w:pPr>
            <w:jc w:val="center"/>
          </w:pPr>
        </w:pPrChange>
      </w:pPr>
    </w:p>
    <w:p w14:paraId="19655D7B" w14:textId="3EE6F44A" w:rsidR="00A11F8E" w:rsidRPr="00F10D1A" w:rsidDel="00E8650C" w:rsidRDefault="00A11F8E">
      <w:pPr>
        <w:rPr>
          <w:del w:id="196" w:author="Tanish Sugnani" w:date="2017-05-16T17:24:00Z"/>
          <w:rFonts w:ascii="Times New Roman" w:hAnsi="Times New Roman" w:cs="Times New Roman"/>
          <w:b/>
          <w:sz w:val="32"/>
          <w:szCs w:val="32"/>
        </w:rPr>
        <w:pPrChange w:id="197" w:author="Tanish Sugnani" w:date="2017-05-20T20:50:00Z">
          <w:pPr>
            <w:jc w:val="center"/>
          </w:pPr>
        </w:pPrChange>
      </w:pPr>
    </w:p>
    <w:p w14:paraId="60BFFA98" w14:textId="3D368F8D" w:rsidR="00007284" w:rsidRPr="00F10D1A" w:rsidDel="00E8650C" w:rsidRDefault="00007284">
      <w:pPr>
        <w:rPr>
          <w:del w:id="198" w:author="Tanish Sugnani" w:date="2017-05-16T17:24:00Z"/>
          <w:rFonts w:ascii="Times New Roman" w:hAnsi="Times New Roman" w:cs="Times New Roman"/>
          <w:b/>
          <w:sz w:val="32"/>
          <w:szCs w:val="32"/>
        </w:rPr>
        <w:pPrChange w:id="199" w:author="Tanish Sugnani" w:date="2017-05-20T20:50:00Z">
          <w:pPr>
            <w:jc w:val="center"/>
          </w:pPr>
        </w:pPrChange>
      </w:pPr>
    </w:p>
    <w:p w14:paraId="3FFD7AED" w14:textId="712DF7CD" w:rsidR="003F3E37" w:rsidRPr="00F10D1A" w:rsidDel="00E8650C" w:rsidRDefault="003F3E37">
      <w:pPr>
        <w:rPr>
          <w:del w:id="200" w:author="Tanish Sugnani" w:date="2017-05-16T17:24:00Z"/>
          <w:rFonts w:ascii="Times New Roman" w:hAnsi="Times New Roman" w:cs="Times New Roman"/>
          <w:b/>
          <w:sz w:val="32"/>
          <w:szCs w:val="32"/>
          <w:rPrChange w:id="201" w:author="Tanish Sugnani" w:date="2017-05-20T16:16:00Z">
            <w:rPr>
              <w:del w:id="202" w:author="Tanish Sugnani" w:date="2017-05-16T17:24:00Z"/>
              <w:rFonts w:ascii="Times New Roman" w:hAnsi="Times New Roman" w:cs="Times New Roman"/>
              <w:b/>
              <w:sz w:val="36"/>
              <w:szCs w:val="36"/>
            </w:rPr>
          </w:rPrChange>
        </w:rPr>
        <w:pPrChange w:id="203" w:author="Tanish Sugnani" w:date="2017-05-20T20:50:00Z">
          <w:pPr>
            <w:jc w:val="center"/>
          </w:pPr>
        </w:pPrChange>
      </w:pPr>
    </w:p>
    <w:p w14:paraId="3707CB51" w14:textId="0B885CAD" w:rsidR="009755DE" w:rsidRPr="00F10D1A" w:rsidDel="00E8650C" w:rsidRDefault="009755DE">
      <w:pPr>
        <w:rPr>
          <w:ins w:id="204" w:author="SB" w:date="2017-05-14T12:35:00Z"/>
          <w:del w:id="205" w:author="Tanish Sugnani" w:date="2017-05-16T17:24:00Z"/>
          <w:rFonts w:ascii="Times New Roman" w:hAnsi="Times New Roman" w:cs="Times New Roman"/>
          <w:b/>
          <w:sz w:val="32"/>
          <w:szCs w:val="32"/>
          <w:rPrChange w:id="206" w:author="Tanish Sugnani" w:date="2017-05-20T16:16:00Z">
            <w:rPr>
              <w:ins w:id="207" w:author="SB" w:date="2017-05-14T12:35:00Z"/>
              <w:del w:id="208" w:author="Tanish Sugnani" w:date="2017-05-16T17:24:00Z"/>
              <w:rFonts w:ascii="Times New Roman" w:hAnsi="Times New Roman" w:cs="Times New Roman"/>
              <w:b/>
              <w:sz w:val="36"/>
              <w:szCs w:val="36"/>
            </w:rPr>
          </w:rPrChange>
        </w:rPr>
      </w:pPr>
      <w:ins w:id="209" w:author="SB" w:date="2017-05-14T12:35:00Z">
        <w:del w:id="210" w:author="Tanish Sugnani" w:date="2017-05-16T17:24:00Z">
          <w:r w:rsidRPr="00F10D1A" w:rsidDel="00E8650C">
            <w:rPr>
              <w:rFonts w:ascii="Times New Roman" w:hAnsi="Times New Roman" w:cs="Times New Roman"/>
              <w:b/>
              <w:sz w:val="32"/>
              <w:szCs w:val="32"/>
              <w:rPrChange w:id="211" w:author="Tanish Sugnani" w:date="2017-05-20T16:16:00Z">
                <w:rPr>
                  <w:rFonts w:ascii="Times New Roman" w:hAnsi="Times New Roman" w:cs="Times New Roman"/>
                  <w:b/>
                  <w:sz w:val="36"/>
                  <w:szCs w:val="36"/>
                </w:rPr>
              </w:rPrChange>
            </w:rPr>
            <w:br w:type="page"/>
          </w:r>
        </w:del>
      </w:ins>
    </w:p>
    <w:p w14:paraId="6C8076C7" w14:textId="77777777" w:rsidR="006421E9" w:rsidRDefault="009C3788">
      <w:pPr>
        <w:rPr>
          <w:ins w:id="212" w:author="Tanish Sugnani" w:date="2017-05-20T20:50:00Z"/>
          <w:rFonts w:ascii="Times New Roman" w:hAnsi="Times New Roman" w:cs="Times New Roman"/>
          <w:b/>
          <w:sz w:val="32"/>
          <w:szCs w:val="36"/>
        </w:rPr>
        <w:pPrChange w:id="213" w:author="Tanish Sugnani" w:date="2017-05-20T20:50:00Z">
          <w:pPr>
            <w:jc w:val="center"/>
          </w:pPr>
        </w:pPrChange>
      </w:pPr>
      <w:ins w:id="214" w:author="SB" w:date="2017-05-14T12:32:00Z">
        <w:r w:rsidRPr="00F10D1A">
          <w:rPr>
            <w:rFonts w:ascii="Times New Roman" w:hAnsi="Times New Roman" w:cs="Times New Roman"/>
            <w:b/>
            <w:sz w:val="32"/>
            <w:szCs w:val="32"/>
            <w:rPrChange w:id="215" w:author="Tanish Sugnani" w:date="2017-05-20T16:16:00Z">
              <w:rPr>
                <w:rFonts w:ascii="Times New Roman" w:hAnsi="Times New Roman" w:cs="Times New Roman"/>
                <w:b/>
                <w:sz w:val="36"/>
                <w:szCs w:val="36"/>
              </w:rPr>
            </w:rPrChange>
          </w:rPr>
          <w:t xml:space="preserve">Chapter </w:t>
        </w:r>
      </w:ins>
      <w:r w:rsidR="00630D86" w:rsidRPr="00F10D1A">
        <w:rPr>
          <w:rFonts w:ascii="Times New Roman" w:hAnsi="Times New Roman" w:cs="Times New Roman"/>
          <w:b/>
          <w:sz w:val="32"/>
          <w:szCs w:val="32"/>
          <w:rPrChange w:id="216" w:author="Tanish Sugnani" w:date="2017-05-20T16:16:00Z">
            <w:rPr>
              <w:rFonts w:ascii="Times New Roman" w:hAnsi="Times New Roman" w:cs="Times New Roman"/>
              <w:b/>
              <w:sz w:val="36"/>
              <w:szCs w:val="36"/>
            </w:rPr>
          </w:rPrChange>
        </w:rPr>
        <w:t>2</w:t>
      </w:r>
      <w:del w:id="217" w:author="SB" w:date="2017-05-14T12:33:00Z">
        <w:r w:rsidR="00630D86" w:rsidRPr="00F10D1A" w:rsidDel="009C3788">
          <w:rPr>
            <w:rFonts w:ascii="Times New Roman" w:hAnsi="Times New Roman" w:cs="Times New Roman"/>
            <w:b/>
            <w:sz w:val="32"/>
            <w:szCs w:val="32"/>
            <w:rPrChange w:id="218" w:author="Tanish Sugnani" w:date="2017-05-20T16:16:00Z">
              <w:rPr>
                <w:rFonts w:ascii="Times New Roman" w:hAnsi="Times New Roman" w:cs="Times New Roman"/>
                <w:b/>
                <w:sz w:val="36"/>
                <w:szCs w:val="36"/>
              </w:rPr>
            </w:rPrChange>
          </w:rPr>
          <w:delText>.</w:delText>
        </w:r>
      </w:del>
      <w:ins w:id="219" w:author="Tanish Sugnani" w:date="2017-05-16T17:46:00Z">
        <w:r w:rsidR="006355AB" w:rsidRPr="00F10D1A">
          <w:rPr>
            <w:rFonts w:ascii="Times New Roman" w:hAnsi="Times New Roman" w:cs="Times New Roman"/>
            <w:b/>
            <w:sz w:val="32"/>
            <w:szCs w:val="36"/>
            <w:rPrChange w:id="220" w:author="Tanish Sugnani" w:date="2017-05-20T16:16:00Z">
              <w:rPr>
                <w:rFonts w:ascii="Times New Roman" w:hAnsi="Times New Roman" w:cs="Times New Roman"/>
                <w:b/>
                <w:sz w:val="36"/>
                <w:szCs w:val="36"/>
              </w:rPr>
            </w:rPrChange>
          </w:rPr>
          <w:t xml:space="preserve"> </w:t>
        </w:r>
      </w:ins>
    </w:p>
    <w:p w14:paraId="410FA496" w14:textId="1759A9E8" w:rsidR="009755DE" w:rsidRPr="00F10D1A" w:rsidDel="004A0053" w:rsidRDefault="00630D86" w:rsidP="00317D7B">
      <w:pPr>
        <w:jc w:val="center"/>
        <w:rPr>
          <w:ins w:id="221" w:author="SB" w:date="2017-05-14T12:35:00Z"/>
          <w:del w:id="222" w:author="Tanish Sugnani" w:date="2017-05-16T13:48:00Z"/>
          <w:rFonts w:ascii="Times New Roman" w:hAnsi="Times New Roman" w:cs="Times New Roman"/>
          <w:b/>
          <w:sz w:val="32"/>
          <w:szCs w:val="36"/>
          <w:rPrChange w:id="223" w:author="Tanish Sugnani" w:date="2017-05-20T16:16:00Z">
            <w:rPr>
              <w:ins w:id="224" w:author="SB" w:date="2017-05-14T12:35:00Z"/>
              <w:del w:id="225" w:author="Tanish Sugnani" w:date="2017-05-16T13:48:00Z"/>
              <w:rFonts w:ascii="Times New Roman" w:hAnsi="Times New Roman" w:cs="Times New Roman"/>
              <w:b/>
              <w:sz w:val="36"/>
              <w:szCs w:val="36"/>
            </w:rPr>
          </w:rPrChange>
        </w:rPr>
      </w:pPr>
      <w:del w:id="226" w:author="Tanish Sugnani" w:date="2017-05-16T17:46:00Z">
        <w:r w:rsidRPr="00F10D1A" w:rsidDel="006355AB">
          <w:rPr>
            <w:rFonts w:ascii="Times New Roman" w:hAnsi="Times New Roman" w:cs="Times New Roman"/>
            <w:b/>
            <w:sz w:val="32"/>
            <w:szCs w:val="36"/>
            <w:rPrChange w:id="227" w:author="Tanish Sugnani" w:date="2017-05-20T16:16:00Z">
              <w:rPr>
                <w:rFonts w:ascii="Times New Roman" w:hAnsi="Times New Roman" w:cs="Times New Roman"/>
                <w:b/>
                <w:sz w:val="36"/>
                <w:szCs w:val="36"/>
              </w:rPr>
            </w:rPrChange>
          </w:rPr>
          <w:delText xml:space="preserve"> </w:delText>
        </w:r>
      </w:del>
      <w:del w:id="228" w:author="SB" w:date="2017-05-14T12:16:00Z">
        <w:r w:rsidRPr="00F10D1A" w:rsidDel="00F777D1">
          <w:rPr>
            <w:rFonts w:ascii="Times New Roman" w:hAnsi="Times New Roman" w:cs="Times New Roman"/>
            <w:b/>
            <w:sz w:val="32"/>
            <w:szCs w:val="36"/>
            <w:rPrChange w:id="229" w:author="Tanish Sugnani" w:date="2017-05-20T16:16:00Z">
              <w:rPr>
                <w:rFonts w:ascii="Times New Roman" w:hAnsi="Times New Roman" w:cs="Times New Roman"/>
                <w:b/>
                <w:sz w:val="36"/>
                <w:szCs w:val="36"/>
              </w:rPr>
            </w:rPrChange>
          </w:rPr>
          <w:delText>PROBLEM AND PROPOSED TECHNIQUE</w:delText>
        </w:r>
      </w:del>
    </w:p>
    <w:p w14:paraId="34FEDCD1" w14:textId="77777777" w:rsidR="009755DE" w:rsidDel="004A0053" w:rsidRDefault="009755DE" w:rsidP="002D64EF">
      <w:pPr>
        <w:jc w:val="center"/>
        <w:rPr>
          <w:ins w:id="230" w:author="SB" w:date="2017-05-14T12:35:00Z"/>
          <w:del w:id="231" w:author="Tanish Sugnani" w:date="2017-05-16T13:48:00Z"/>
          <w:rFonts w:ascii="Times New Roman" w:hAnsi="Times New Roman" w:cs="Times New Roman"/>
          <w:b/>
          <w:sz w:val="36"/>
          <w:szCs w:val="36"/>
        </w:rPr>
      </w:pPr>
    </w:p>
    <w:p w14:paraId="7A61AA8A" w14:textId="68D380AD" w:rsidR="00630D86" w:rsidRPr="00DC0A17" w:rsidRDefault="00F777D1">
      <w:pPr>
        <w:jc w:val="center"/>
        <w:rPr>
          <w:rFonts w:ascii="Times New Roman" w:hAnsi="Times New Roman" w:cs="Times New Roman"/>
          <w:b/>
          <w:sz w:val="36"/>
          <w:szCs w:val="36"/>
        </w:rPr>
      </w:pPr>
      <w:ins w:id="232" w:author="SB" w:date="2017-05-14T12:16:00Z">
        <w:del w:id="233" w:author="Tanish Sugnani" w:date="2017-05-20T15:39:00Z">
          <w:r w:rsidDel="002044F6">
            <w:rPr>
              <w:rFonts w:ascii="Times New Roman" w:hAnsi="Times New Roman" w:cs="Times New Roman"/>
              <w:b/>
              <w:sz w:val="36"/>
              <w:szCs w:val="36"/>
            </w:rPr>
            <w:delText>IMAGE FUSION TECHNIQES</w:delText>
          </w:r>
        </w:del>
      </w:ins>
      <w:ins w:id="234" w:author="Tanish Sugnani" w:date="2017-05-20T15:39:00Z">
        <w:r w:rsidR="002044F6">
          <w:rPr>
            <w:rFonts w:ascii="Times New Roman" w:hAnsi="Times New Roman" w:cs="Times New Roman"/>
            <w:b/>
            <w:sz w:val="36"/>
            <w:szCs w:val="36"/>
          </w:rPr>
          <w:t>PROBLEM STATEMENT AND PROPOSED SOLUTION</w:t>
        </w:r>
      </w:ins>
    </w:p>
    <w:p w14:paraId="0738B701" w14:textId="2F89A578" w:rsidR="00BA5382" w:rsidRPr="00664178" w:rsidRDefault="00664178" w:rsidP="00664178">
      <w:pPr>
        <w:tabs>
          <w:tab w:val="left" w:pos="3606"/>
        </w:tabs>
        <w:spacing w:line="360" w:lineRule="auto"/>
        <w:jc w:val="both"/>
        <w:rPr>
          <w:ins w:id="235" w:author="Tanish Sugnani" w:date="2017-05-20T15:50:00Z"/>
          <w:rFonts w:ascii="Times New Roman" w:hAnsi="Times New Roman" w:cs="Times New Roman"/>
          <w:b/>
          <w:color w:val="000000" w:themeColor="text1"/>
          <w:sz w:val="24"/>
          <w:szCs w:val="28"/>
          <w:rPrChange w:id="236" w:author="Tanish Sugnani" w:date="2017-05-21T03:04:00Z">
            <w:rPr>
              <w:ins w:id="237" w:author="Tanish Sugnani" w:date="2017-05-20T15:50:00Z"/>
              <w:rFonts w:ascii="Times New Roman" w:hAnsi="Times New Roman" w:cs="Times New Roman"/>
              <w:b/>
              <w:color w:val="000000" w:themeColor="text1"/>
              <w:sz w:val="28"/>
              <w:szCs w:val="28"/>
            </w:rPr>
          </w:rPrChange>
        </w:rPr>
        <w:pPrChange w:id="238" w:author="Tanish Sugnani" w:date="2017-05-21T03:04:00Z">
          <w:pPr>
            <w:tabs>
              <w:tab w:val="left" w:pos="720"/>
              <w:tab w:val="left" w:pos="1440"/>
              <w:tab w:val="left" w:pos="8222"/>
            </w:tabs>
            <w:spacing w:line="360" w:lineRule="auto"/>
            <w:jc w:val="both"/>
          </w:pPr>
        </w:pPrChange>
      </w:pPr>
      <w:ins w:id="239" w:author="Tanish Sugnani" w:date="2017-05-21T03:04:00Z">
        <w:r w:rsidRPr="00664178">
          <w:rPr>
            <w:rFonts w:ascii="Times New Roman" w:hAnsi="Times New Roman" w:cs="Times New Roman"/>
            <w:b/>
            <w:color w:val="000000" w:themeColor="text1"/>
            <w:sz w:val="24"/>
            <w:szCs w:val="28"/>
            <w:rPrChange w:id="240" w:author="Tanish Sugnani" w:date="2017-05-21T03:04:00Z">
              <w:rPr>
                <w:rFonts w:ascii="Times New Roman" w:hAnsi="Times New Roman" w:cs="Times New Roman"/>
                <w:b/>
                <w:color w:val="000000" w:themeColor="text1"/>
                <w:sz w:val="28"/>
                <w:szCs w:val="28"/>
              </w:rPr>
            </w:rPrChange>
          </w:rPr>
          <w:tab/>
        </w:r>
      </w:ins>
    </w:p>
    <w:p w14:paraId="36759355" w14:textId="45AB0FE6" w:rsidR="002044F6" w:rsidRPr="006421E9" w:rsidRDefault="00F10D1A" w:rsidP="002044F6">
      <w:pPr>
        <w:tabs>
          <w:tab w:val="left" w:pos="720"/>
          <w:tab w:val="left" w:pos="1440"/>
          <w:tab w:val="left" w:pos="8222"/>
        </w:tabs>
        <w:spacing w:line="360" w:lineRule="auto"/>
        <w:jc w:val="both"/>
        <w:rPr>
          <w:ins w:id="241" w:author="Tanish Sugnani" w:date="2017-05-20T15:50:00Z"/>
          <w:rFonts w:ascii="Times New Roman" w:hAnsi="Times New Roman" w:cs="Times New Roman"/>
          <w:b/>
          <w:color w:val="000000" w:themeColor="text1"/>
          <w:sz w:val="32"/>
          <w:szCs w:val="28"/>
          <w:rPrChange w:id="242" w:author="Tanish Sugnani" w:date="2017-05-20T20:50:00Z">
            <w:rPr>
              <w:ins w:id="243" w:author="Tanish Sugnani" w:date="2017-05-20T15:50:00Z"/>
              <w:rFonts w:ascii="Times New Roman" w:hAnsi="Times New Roman" w:cs="Times New Roman"/>
              <w:b/>
              <w:color w:val="000000" w:themeColor="text1"/>
              <w:sz w:val="28"/>
              <w:szCs w:val="28"/>
            </w:rPr>
          </w:rPrChange>
        </w:rPr>
      </w:pPr>
      <w:ins w:id="244" w:author="Tanish Sugnani" w:date="2017-05-20T15:50:00Z">
        <w:r w:rsidRPr="006421E9">
          <w:rPr>
            <w:rFonts w:ascii="Times New Roman" w:hAnsi="Times New Roman" w:cs="Times New Roman"/>
            <w:b/>
            <w:color w:val="000000" w:themeColor="text1"/>
            <w:sz w:val="32"/>
            <w:szCs w:val="28"/>
            <w:rPrChange w:id="245" w:author="Tanish Sugnani" w:date="2017-05-20T20:50:00Z">
              <w:rPr>
                <w:rFonts w:ascii="Times New Roman" w:hAnsi="Times New Roman" w:cs="Times New Roman"/>
                <w:b/>
                <w:color w:val="000000" w:themeColor="text1"/>
                <w:sz w:val="28"/>
                <w:szCs w:val="28"/>
              </w:rPr>
            </w:rPrChange>
          </w:rPr>
          <w:t>2.1</w:t>
        </w:r>
        <w:r w:rsidR="002044F6" w:rsidRPr="006421E9">
          <w:rPr>
            <w:rFonts w:ascii="Times New Roman" w:hAnsi="Times New Roman" w:cs="Times New Roman"/>
            <w:b/>
            <w:color w:val="000000" w:themeColor="text1"/>
            <w:sz w:val="32"/>
            <w:szCs w:val="28"/>
            <w:rPrChange w:id="246" w:author="Tanish Sugnani" w:date="2017-05-20T20:50:00Z">
              <w:rPr>
                <w:rFonts w:ascii="Times New Roman" w:hAnsi="Times New Roman" w:cs="Times New Roman"/>
                <w:b/>
                <w:color w:val="000000" w:themeColor="text1"/>
                <w:sz w:val="28"/>
                <w:szCs w:val="28"/>
              </w:rPr>
            </w:rPrChange>
          </w:rPr>
          <w:t xml:space="preserve"> Problem Statement</w:t>
        </w:r>
      </w:ins>
    </w:p>
    <w:p w14:paraId="57A1F0FB" w14:textId="77777777" w:rsidR="002044F6" w:rsidRPr="00007284" w:rsidRDefault="002044F6">
      <w:pPr>
        <w:autoSpaceDE w:val="0"/>
        <w:autoSpaceDN w:val="0"/>
        <w:adjustRightInd w:val="0"/>
        <w:spacing w:after="0" w:line="360" w:lineRule="auto"/>
        <w:jc w:val="both"/>
        <w:rPr>
          <w:ins w:id="247" w:author="Tanish Sugnani" w:date="2017-05-20T15:50:00Z"/>
          <w:rFonts w:ascii="Times New Roman" w:hAnsi="Times New Roman" w:cs="Times New Roman"/>
          <w:color w:val="000000"/>
          <w:sz w:val="24"/>
          <w:szCs w:val="24"/>
          <w:shd w:val="clear" w:color="auto" w:fill="FFFFFF"/>
        </w:rPr>
        <w:pPrChange w:id="248" w:author="Tanish Sugnani" w:date="2017-05-20T16:12:00Z">
          <w:pPr>
            <w:autoSpaceDE w:val="0"/>
            <w:autoSpaceDN w:val="0"/>
            <w:adjustRightInd w:val="0"/>
            <w:spacing w:after="0" w:line="360" w:lineRule="auto"/>
          </w:pPr>
        </w:pPrChange>
      </w:pPr>
      <w:ins w:id="249" w:author="Tanish Sugnani" w:date="2017-05-20T15:50:00Z">
        <w:r w:rsidRPr="00007284">
          <w:rPr>
            <w:rFonts w:ascii="Times New Roman" w:hAnsi="Times New Roman" w:cs="Times New Roman"/>
            <w:color w:val="000000"/>
            <w:sz w:val="24"/>
            <w:szCs w:val="24"/>
            <w:shd w:val="clear" w:color="auto" w:fill="FFFFFF"/>
          </w:rPr>
          <w:t>In night-time environment, only limited visual information can be captured by CCD cameras under poor lightning conditions, thus making it difficult to do surveillance only by visual sensor.</w:t>
        </w:r>
        <w:r>
          <w:rPr>
            <w:rFonts w:ascii="Times New Roman" w:hAnsi="Times New Roman" w:cs="Times New Roman"/>
            <w:color w:val="000000"/>
            <w:sz w:val="24"/>
            <w:szCs w:val="24"/>
            <w:shd w:val="clear" w:color="auto" w:fill="FFFFFF"/>
          </w:rPr>
          <w:t xml:space="preserve"> Therefore in this work, an image fusion technique is proposed that fuses low-light visible images and IR images capturing the same scene for better image understanding.</w:t>
        </w:r>
      </w:ins>
    </w:p>
    <w:p w14:paraId="2889ADCD" w14:textId="77777777" w:rsidR="002044F6" w:rsidRDefault="002044F6" w:rsidP="002044F6">
      <w:pPr>
        <w:tabs>
          <w:tab w:val="left" w:pos="720"/>
          <w:tab w:val="left" w:pos="1440"/>
          <w:tab w:val="left" w:pos="8222"/>
        </w:tabs>
        <w:spacing w:line="360" w:lineRule="auto"/>
        <w:jc w:val="both"/>
        <w:rPr>
          <w:ins w:id="250" w:author="Tanish Sugnani" w:date="2017-05-20T15:50:00Z"/>
          <w:rFonts w:ascii="Times New Roman" w:hAnsi="Times New Roman" w:cs="Times New Roman"/>
          <w:b/>
          <w:color w:val="000000" w:themeColor="text1"/>
          <w:sz w:val="28"/>
          <w:szCs w:val="28"/>
        </w:rPr>
      </w:pPr>
    </w:p>
    <w:p w14:paraId="0FD8652D" w14:textId="6AE79355" w:rsidR="00D70E36" w:rsidRPr="00BA5382" w:rsidDel="00F10D1A" w:rsidRDefault="00D70E36">
      <w:pPr>
        <w:tabs>
          <w:tab w:val="left" w:pos="720"/>
          <w:tab w:val="left" w:pos="1440"/>
          <w:tab w:val="left" w:pos="8222"/>
        </w:tabs>
        <w:spacing w:line="360" w:lineRule="auto"/>
        <w:jc w:val="both"/>
        <w:rPr>
          <w:del w:id="251" w:author="Tanish Sugnani" w:date="2017-05-20T16:11:00Z"/>
          <w:rFonts w:ascii="Times New Roman" w:hAnsi="Times New Roman" w:cs="Times New Roman"/>
          <w:b/>
          <w:color w:val="000000" w:themeColor="text1"/>
          <w:sz w:val="28"/>
          <w:szCs w:val="28"/>
          <w:rPrChange w:id="252" w:author="Tanish Sugnani" w:date="2017-05-20T15:50:00Z">
            <w:rPr>
              <w:del w:id="253" w:author="Tanish Sugnani" w:date="2017-05-20T16:11:00Z"/>
              <w:rFonts w:ascii="Times New Roman" w:hAnsi="Times New Roman" w:cs="Times New Roman"/>
              <w:b/>
              <w:sz w:val="28"/>
              <w:szCs w:val="28"/>
            </w:rPr>
          </w:rPrChange>
        </w:rPr>
        <w:pPrChange w:id="254" w:author="Tanish Sugnani" w:date="2017-05-20T15:50:00Z">
          <w:pPr/>
        </w:pPrChange>
      </w:pPr>
    </w:p>
    <w:p w14:paraId="7BAE1855" w14:textId="3360FE03" w:rsidR="00630D86" w:rsidRPr="00DC0A17" w:rsidDel="00DB4285" w:rsidRDefault="00630D86" w:rsidP="00630D86">
      <w:pPr>
        <w:rPr>
          <w:del w:id="255" w:author="Tanish Sugnani" w:date="2017-05-16T11:49:00Z"/>
          <w:rFonts w:ascii="Times New Roman" w:hAnsi="Times New Roman" w:cs="Times New Roman"/>
          <w:b/>
          <w:sz w:val="32"/>
          <w:szCs w:val="32"/>
        </w:rPr>
      </w:pPr>
      <w:del w:id="256" w:author="Tanish Sugnani" w:date="2017-05-16T11:49:00Z">
        <w:r w:rsidRPr="00DC0A17" w:rsidDel="00DB4285">
          <w:rPr>
            <w:rFonts w:ascii="Times New Roman" w:hAnsi="Times New Roman" w:cs="Times New Roman"/>
            <w:b/>
            <w:sz w:val="32"/>
            <w:szCs w:val="32"/>
          </w:rPr>
          <w:delText xml:space="preserve">2.1. </w:delText>
        </w:r>
        <w:commentRangeStart w:id="257"/>
        <w:r w:rsidRPr="00DC0A17" w:rsidDel="00DB4285">
          <w:rPr>
            <w:rFonts w:ascii="Times New Roman" w:hAnsi="Times New Roman" w:cs="Times New Roman"/>
            <w:b/>
            <w:sz w:val="32"/>
            <w:szCs w:val="32"/>
          </w:rPr>
          <w:delText>Problem Statement</w:delText>
        </w:r>
      </w:del>
    </w:p>
    <w:p w14:paraId="60E85C6E" w14:textId="140ECA3C" w:rsidR="00505CC7" w:rsidRPr="00007284" w:rsidDel="00DB4285" w:rsidRDefault="00505CC7" w:rsidP="002031D3">
      <w:pPr>
        <w:numPr>
          <w:ilvl w:val="0"/>
          <w:numId w:val="10"/>
        </w:numPr>
        <w:autoSpaceDE w:val="0"/>
        <w:autoSpaceDN w:val="0"/>
        <w:adjustRightInd w:val="0"/>
        <w:spacing w:after="0" w:line="360" w:lineRule="auto"/>
        <w:rPr>
          <w:del w:id="258" w:author="Tanish Sugnani" w:date="2017-05-16T11:49:00Z"/>
          <w:rFonts w:ascii="Times New Roman" w:hAnsi="Times New Roman" w:cs="Times New Roman"/>
          <w:color w:val="000000"/>
          <w:sz w:val="24"/>
          <w:szCs w:val="24"/>
          <w:shd w:val="clear" w:color="auto" w:fill="FFFFFF"/>
        </w:rPr>
      </w:pPr>
      <w:del w:id="259" w:author="Tanish Sugnani" w:date="2017-05-16T11:49:00Z">
        <w:r w:rsidRPr="00007284" w:rsidDel="00DB4285">
          <w:rPr>
            <w:rFonts w:ascii="Times New Roman" w:hAnsi="Times New Roman" w:cs="Times New Roman"/>
            <w:color w:val="000000"/>
            <w:sz w:val="24"/>
            <w:szCs w:val="24"/>
            <w:shd w:val="clear" w:color="auto" w:fill="FFFFFF"/>
          </w:rPr>
          <w:delText>In night-time environment, only limited visual information can be captured by CCD cameras under poor lightning conditions, thus making it difficult to do surveillance only by visual sensor.</w:delText>
        </w:r>
      </w:del>
      <w:ins w:id="260" w:author="SB" w:date="2017-05-14T12:03:00Z">
        <w:del w:id="261" w:author="Tanish Sugnani" w:date="2017-05-16T11:49:00Z">
          <w:r w:rsidR="0005336D" w:rsidDel="00DB4285">
            <w:rPr>
              <w:rFonts w:ascii="Times New Roman" w:hAnsi="Times New Roman" w:cs="Times New Roman"/>
              <w:color w:val="000000"/>
              <w:sz w:val="24"/>
              <w:szCs w:val="24"/>
              <w:shd w:val="clear" w:color="auto" w:fill="FFFFFF"/>
            </w:rPr>
            <w:delText xml:space="preserve"> Therefore in this work, an image fusion technique is proposed that fuses </w:delText>
          </w:r>
        </w:del>
      </w:ins>
      <w:ins w:id="262" w:author="SB" w:date="2017-05-14T12:05:00Z">
        <w:del w:id="263" w:author="Tanish Sugnani" w:date="2017-05-16T11:49:00Z">
          <w:r w:rsidR="0005336D" w:rsidDel="00DB4285">
            <w:rPr>
              <w:rFonts w:ascii="Times New Roman" w:hAnsi="Times New Roman" w:cs="Times New Roman"/>
              <w:color w:val="000000"/>
              <w:sz w:val="24"/>
              <w:szCs w:val="24"/>
              <w:shd w:val="clear" w:color="auto" w:fill="FFFFFF"/>
            </w:rPr>
            <w:delText xml:space="preserve">low-light </w:delText>
          </w:r>
        </w:del>
      </w:ins>
      <w:ins w:id="264" w:author="SB" w:date="2017-05-14T12:03:00Z">
        <w:del w:id="265" w:author="Tanish Sugnani" w:date="2017-05-16T11:49:00Z">
          <w:r w:rsidR="0005336D" w:rsidDel="00DB4285">
            <w:rPr>
              <w:rFonts w:ascii="Times New Roman" w:hAnsi="Times New Roman" w:cs="Times New Roman"/>
              <w:color w:val="000000"/>
              <w:sz w:val="24"/>
              <w:szCs w:val="24"/>
              <w:shd w:val="clear" w:color="auto" w:fill="FFFFFF"/>
            </w:rPr>
            <w:delText xml:space="preserve">visible images </w:delText>
          </w:r>
        </w:del>
      </w:ins>
      <w:ins w:id="266" w:author="SB" w:date="2017-05-14T12:05:00Z">
        <w:del w:id="267" w:author="Tanish Sugnani" w:date="2017-05-16T11:49:00Z">
          <w:r w:rsidR="0005336D" w:rsidDel="00DB4285">
            <w:rPr>
              <w:rFonts w:ascii="Times New Roman" w:hAnsi="Times New Roman" w:cs="Times New Roman"/>
              <w:color w:val="000000"/>
              <w:sz w:val="24"/>
              <w:szCs w:val="24"/>
              <w:shd w:val="clear" w:color="auto" w:fill="FFFFFF"/>
            </w:rPr>
            <w:delText xml:space="preserve">and IR images </w:delText>
          </w:r>
        </w:del>
      </w:ins>
      <w:ins w:id="268" w:author="SB" w:date="2017-05-14T12:03:00Z">
        <w:del w:id="269" w:author="Tanish Sugnani" w:date="2017-05-16T11:49:00Z">
          <w:r w:rsidR="0005336D" w:rsidDel="00DB4285">
            <w:rPr>
              <w:rFonts w:ascii="Times New Roman" w:hAnsi="Times New Roman" w:cs="Times New Roman"/>
              <w:color w:val="000000"/>
              <w:sz w:val="24"/>
              <w:szCs w:val="24"/>
              <w:shd w:val="clear" w:color="auto" w:fill="FFFFFF"/>
            </w:rPr>
            <w:delText>captur</w:delText>
          </w:r>
        </w:del>
      </w:ins>
      <w:ins w:id="270" w:author="SB" w:date="2017-05-14T12:05:00Z">
        <w:del w:id="271" w:author="Tanish Sugnani" w:date="2017-05-16T11:49:00Z">
          <w:r w:rsidR="0005336D" w:rsidDel="00DB4285">
            <w:rPr>
              <w:rFonts w:ascii="Times New Roman" w:hAnsi="Times New Roman" w:cs="Times New Roman"/>
              <w:color w:val="000000"/>
              <w:sz w:val="24"/>
              <w:szCs w:val="24"/>
              <w:shd w:val="clear" w:color="auto" w:fill="FFFFFF"/>
            </w:rPr>
            <w:delText>ing the same scene for better image understanding.</w:delText>
          </w:r>
        </w:del>
      </w:ins>
      <w:commentRangeEnd w:id="257"/>
      <w:ins w:id="272" w:author="SB" w:date="2017-05-14T12:18:00Z">
        <w:del w:id="273" w:author="Tanish Sugnani" w:date="2017-05-16T11:49:00Z">
          <w:r w:rsidR="00F777D1" w:rsidDel="00DB4285">
            <w:rPr>
              <w:rStyle w:val="CommentReference"/>
            </w:rPr>
            <w:commentReference w:id="257"/>
          </w:r>
        </w:del>
      </w:ins>
    </w:p>
    <w:p w14:paraId="4D2EC300" w14:textId="167124A9" w:rsidR="00505CC7" w:rsidDel="00DB4285" w:rsidRDefault="00505CC7" w:rsidP="00630D86">
      <w:pPr>
        <w:rPr>
          <w:del w:id="274" w:author="Tanish Sugnani" w:date="2017-05-16T11:49:00Z"/>
          <w:rFonts w:ascii="Times New Roman" w:hAnsi="Times New Roman" w:cs="Times New Roman"/>
          <w:b/>
          <w:sz w:val="32"/>
          <w:szCs w:val="32"/>
        </w:rPr>
      </w:pPr>
    </w:p>
    <w:p w14:paraId="15FBA514" w14:textId="5C014438" w:rsidR="00630D86" w:rsidRDefault="00630D86" w:rsidP="00630D86">
      <w:pPr>
        <w:rPr>
          <w:ins w:id="275" w:author="SB" w:date="2017-05-14T12:06:00Z"/>
          <w:rFonts w:ascii="Times New Roman" w:hAnsi="Times New Roman" w:cs="Times New Roman"/>
          <w:b/>
          <w:sz w:val="32"/>
          <w:szCs w:val="32"/>
        </w:rPr>
      </w:pPr>
      <w:r w:rsidRPr="00DC0A17">
        <w:rPr>
          <w:rFonts w:ascii="Times New Roman" w:hAnsi="Times New Roman" w:cs="Times New Roman"/>
          <w:b/>
          <w:sz w:val="32"/>
          <w:szCs w:val="32"/>
        </w:rPr>
        <w:t>2.</w:t>
      </w:r>
      <w:ins w:id="276" w:author="Tanish Sugnani" w:date="2017-05-16T11:49:00Z">
        <w:r w:rsidR="00942103">
          <w:rPr>
            <w:rFonts w:ascii="Times New Roman" w:hAnsi="Times New Roman" w:cs="Times New Roman"/>
            <w:b/>
            <w:sz w:val="32"/>
            <w:szCs w:val="32"/>
          </w:rPr>
          <w:t>2</w:t>
        </w:r>
      </w:ins>
      <w:del w:id="277" w:author="Tanish Sugnani" w:date="2017-05-16T11:49:00Z">
        <w:r w:rsidRPr="00DC0A17" w:rsidDel="00DB4285">
          <w:rPr>
            <w:rFonts w:ascii="Times New Roman" w:hAnsi="Times New Roman" w:cs="Times New Roman"/>
            <w:b/>
            <w:sz w:val="32"/>
            <w:szCs w:val="32"/>
          </w:rPr>
          <w:delText xml:space="preserve">2. </w:delText>
        </w:r>
      </w:del>
      <w:del w:id="278" w:author="SB" w:date="2017-05-14T12:19:00Z">
        <w:r w:rsidRPr="00DC0A17" w:rsidDel="00F777D1">
          <w:rPr>
            <w:rFonts w:ascii="Times New Roman" w:hAnsi="Times New Roman" w:cs="Times New Roman"/>
            <w:b/>
            <w:sz w:val="32"/>
            <w:szCs w:val="32"/>
          </w:rPr>
          <w:delText>Existing Approach</w:delText>
        </w:r>
      </w:del>
      <w:ins w:id="279" w:author="Tanish Sugnani" w:date="2017-05-16T11:49:00Z">
        <w:r w:rsidR="00DB4285">
          <w:rPr>
            <w:rFonts w:ascii="Times New Roman" w:hAnsi="Times New Roman" w:cs="Times New Roman"/>
            <w:b/>
            <w:sz w:val="32"/>
            <w:szCs w:val="32"/>
          </w:rPr>
          <w:t xml:space="preserve"> </w:t>
        </w:r>
      </w:ins>
      <w:ins w:id="280" w:author="SB" w:date="2017-05-14T12:19:00Z">
        <w:del w:id="281" w:author="Tanish Sugnani" w:date="2017-05-16T11:49:00Z">
          <w:r w:rsidR="00F777D1" w:rsidDel="00DB4285">
            <w:rPr>
              <w:rFonts w:ascii="Times New Roman" w:hAnsi="Times New Roman" w:cs="Times New Roman"/>
              <w:b/>
              <w:sz w:val="32"/>
              <w:szCs w:val="32"/>
            </w:rPr>
            <w:delText xml:space="preserve"> </w:delText>
          </w:r>
        </w:del>
      </w:ins>
      <w:ins w:id="282" w:author="Tanish Sugnani" w:date="2017-05-20T16:10:00Z">
        <w:r w:rsidR="000901A0">
          <w:rPr>
            <w:rFonts w:ascii="Times New Roman" w:hAnsi="Times New Roman" w:cs="Times New Roman"/>
            <w:b/>
            <w:sz w:val="32"/>
            <w:szCs w:val="32"/>
          </w:rPr>
          <w:t>Exis</w:t>
        </w:r>
        <w:r w:rsidR="00F10D1A">
          <w:rPr>
            <w:rFonts w:ascii="Times New Roman" w:hAnsi="Times New Roman" w:cs="Times New Roman"/>
            <w:b/>
            <w:sz w:val="32"/>
            <w:szCs w:val="32"/>
          </w:rPr>
          <w:t>ting Approaches</w:t>
        </w:r>
      </w:ins>
      <w:ins w:id="283" w:author="SB" w:date="2017-05-14T12:19:00Z">
        <w:del w:id="284" w:author="Tanish Sugnani" w:date="2017-05-20T16:10:00Z">
          <w:r w:rsidR="00F777D1" w:rsidDel="000901A0">
            <w:rPr>
              <w:rFonts w:ascii="Times New Roman" w:hAnsi="Times New Roman" w:cs="Times New Roman"/>
              <w:b/>
              <w:sz w:val="32"/>
              <w:szCs w:val="32"/>
            </w:rPr>
            <w:delText>In</w:delText>
          </w:r>
        </w:del>
        <w:del w:id="285" w:author="Tanish Sugnani" w:date="2017-05-20T16:09:00Z">
          <w:r w:rsidR="00F777D1" w:rsidDel="000901A0">
            <w:rPr>
              <w:rFonts w:ascii="Times New Roman" w:hAnsi="Times New Roman" w:cs="Times New Roman"/>
              <w:b/>
              <w:sz w:val="32"/>
              <w:szCs w:val="32"/>
            </w:rPr>
            <w:delText>troduction</w:delText>
          </w:r>
        </w:del>
      </w:ins>
    </w:p>
    <w:p w14:paraId="7FF26759" w14:textId="56081116" w:rsidR="0005336D" w:rsidRPr="0005336D" w:rsidRDefault="0005336D">
      <w:pPr>
        <w:spacing w:line="360" w:lineRule="auto"/>
        <w:jc w:val="both"/>
        <w:rPr>
          <w:rFonts w:ascii="Times New Roman" w:hAnsi="Times New Roman" w:cs="Times New Roman"/>
          <w:color w:val="000000"/>
          <w:sz w:val="24"/>
          <w:szCs w:val="24"/>
          <w:shd w:val="clear" w:color="auto" w:fill="FFFFFF"/>
          <w:rPrChange w:id="286" w:author="SB" w:date="2017-05-14T12:06:00Z">
            <w:rPr>
              <w:rFonts w:ascii="Times New Roman" w:hAnsi="Times New Roman" w:cs="Times New Roman"/>
              <w:b/>
              <w:sz w:val="32"/>
              <w:szCs w:val="32"/>
            </w:rPr>
          </w:rPrChange>
        </w:rPr>
        <w:pPrChange w:id="287" w:author="Tanish Sugnani" w:date="2017-05-16T12:03:00Z">
          <w:pPr/>
        </w:pPrChange>
      </w:pPr>
      <w:ins w:id="288" w:author="SB" w:date="2017-05-14T12:06:00Z">
        <w:r w:rsidRPr="0005336D">
          <w:rPr>
            <w:rFonts w:ascii="Times New Roman" w:hAnsi="Times New Roman" w:cs="Times New Roman"/>
            <w:color w:val="000000"/>
            <w:sz w:val="24"/>
            <w:szCs w:val="24"/>
            <w:shd w:val="clear" w:color="auto" w:fill="FFFFFF"/>
            <w:rPrChange w:id="289" w:author="SB" w:date="2017-05-14T12:06:00Z">
              <w:rPr>
                <w:rFonts w:ascii="Times New Roman" w:hAnsi="Times New Roman" w:cs="Times New Roman"/>
                <w:b/>
                <w:sz w:val="32"/>
                <w:szCs w:val="32"/>
              </w:rPr>
            </w:rPrChange>
          </w:rPr>
          <w:t>The current</w:t>
        </w:r>
      </w:ins>
      <w:ins w:id="290" w:author="SB" w:date="2017-05-14T12:07:00Z">
        <w:r>
          <w:rPr>
            <w:rFonts w:ascii="Times New Roman" w:hAnsi="Times New Roman" w:cs="Times New Roman"/>
            <w:color w:val="000000"/>
            <w:sz w:val="24"/>
            <w:szCs w:val="24"/>
            <w:shd w:val="clear" w:color="auto" w:fill="FFFFFF"/>
          </w:rPr>
          <w:t xml:space="preserve"> work</w:t>
        </w:r>
      </w:ins>
      <w:ins w:id="291" w:author="SB" w:date="2017-05-14T12:06:00Z">
        <w:r w:rsidRPr="0005336D">
          <w:rPr>
            <w:rFonts w:ascii="Times New Roman" w:hAnsi="Times New Roman" w:cs="Times New Roman"/>
            <w:color w:val="000000"/>
            <w:sz w:val="24"/>
            <w:szCs w:val="24"/>
            <w:shd w:val="clear" w:color="auto" w:fill="FFFFFF"/>
            <w:rPrChange w:id="292" w:author="SB" w:date="2017-05-14T12:06:00Z">
              <w:rPr>
                <w:rFonts w:ascii="Times New Roman" w:hAnsi="Times New Roman" w:cs="Times New Roman"/>
                <w:b/>
                <w:sz w:val="32"/>
                <w:szCs w:val="32"/>
              </w:rPr>
            </w:rPrChange>
          </w:rPr>
          <w:t xml:space="preserve"> begins with </w:t>
        </w:r>
        <w:r>
          <w:rPr>
            <w:rFonts w:ascii="Times New Roman" w:hAnsi="Times New Roman" w:cs="Times New Roman"/>
            <w:color w:val="000000"/>
            <w:sz w:val="24"/>
            <w:szCs w:val="24"/>
            <w:shd w:val="clear" w:color="auto" w:fill="FFFFFF"/>
          </w:rPr>
          <w:t>the survey of similar methods existing in the literature. Some of the popular methods used for image fusion are</w:t>
        </w:r>
      </w:ins>
      <w:ins w:id="293" w:author="Tanish Sugnani" w:date="2017-05-16T11:51:00Z">
        <w:r w:rsidR="00DB4285">
          <w:rPr>
            <w:rFonts w:ascii="Times New Roman" w:hAnsi="Times New Roman" w:cs="Times New Roman"/>
            <w:color w:val="000000"/>
            <w:sz w:val="24"/>
            <w:szCs w:val="24"/>
            <w:shd w:val="clear" w:color="auto" w:fill="FFFFFF"/>
          </w:rPr>
          <w:t xml:space="preserve"> </w:t>
        </w:r>
        <w:r w:rsidR="00DB4285" w:rsidRPr="007B3867">
          <w:rPr>
            <w:rFonts w:ascii="Times New Roman" w:hAnsi="Times New Roman" w:cs="Times New Roman"/>
            <w:sz w:val="24"/>
            <w:szCs w:val="24"/>
            <w:rPrChange w:id="294" w:author="Tanish Sugnani" w:date="2017-05-16T12:04:00Z">
              <w:rPr>
                <w:b/>
                <w:sz w:val="32"/>
                <w:u w:val="single"/>
              </w:rPr>
            </w:rPrChange>
          </w:rPr>
          <w:t>Stationary Wavelet Transform (SWT)</w:t>
        </w:r>
      </w:ins>
      <w:ins w:id="295" w:author="SB" w:date="2017-05-14T12:06:00Z">
        <w:del w:id="296" w:author="Tanish Sugnani" w:date="2017-05-16T11:51:00Z">
          <w:r w:rsidDel="00DB4285">
            <w:rPr>
              <w:rFonts w:ascii="Times New Roman" w:hAnsi="Times New Roman" w:cs="Times New Roman"/>
              <w:color w:val="000000"/>
              <w:sz w:val="24"/>
              <w:szCs w:val="24"/>
              <w:shd w:val="clear" w:color="auto" w:fill="FFFFFF"/>
            </w:rPr>
            <w:delText xml:space="preserve"> </w:delText>
          </w:r>
        </w:del>
      </w:ins>
      <w:ins w:id="297" w:author="SB" w:date="2017-05-14T12:19:00Z">
        <w:del w:id="298" w:author="Tanish Sugnani" w:date="2017-05-16T11:51:00Z">
          <w:r w:rsidR="00F777D1" w:rsidDel="00DB4285">
            <w:rPr>
              <w:rFonts w:ascii="Times New Roman" w:hAnsi="Times New Roman" w:cs="Times New Roman"/>
              <w:color w:val="000000"/>
              <w:sz w:val="24"/>
              <w:szCs w:val="24"/>
              <w:shd w:val="clear" w:color="auto" w:fill="FFFFFF"/>
            </w:rPr>
            <w:delText>S</w:delText>
          </w:r>
        </w:del>
      </w:ins>
      <w:ins w:id="299" w:author="SB" w:date="2017-05-14T12:06:00Z">
        <w:del w:id="300" w:author="Tanish Sugnani" w:date="2017-05-16T11:51:00Z">
          <w:r w:rsidDel="00DB4285">
            <w:rPr>
              <w:rFonts w:ascii="Times New Roman" w:hAnsi="Times New Roman" w:cs="Times New Roman"/>
              <w:color w:val="000000"/>
              <w:sz w:val="24"/>
              <w:szCs w:val="24"/>
              <w:shd w:val="clear" w:color="auto" w:fill="FFFFFF"/>
            </w:rPr>
            <w:delText>WT (</w:delText>
          </w:r>
        </w:del>
      </w:ins>
      <w:ins w:id="301" w:author="SB" w:date="2017-05-14T12:07:00Z">
        <w:del w:id="302" w:author="Tanish Sugnani" w:date="2017-05-16T11:51:00Z">
          <w:r w:rsidDel="00DB4285">
            <w:rPr>
              <w:rFonts w:ascii="Times New Roman" w:hAnsi="Times New Roman" w:cs="Times New Roman"/>
              <w:color w:val="000000"/>
              <w:sz w:val="24"/>
              <w:szCs w:val="24"/>
              <w:shd w:val="clear" w:color="auto" w:fill="FFFFFF"/>
            </w:rPr>
            <w:delText xml:space="preserve">give the full </w:delText>
          </w:r>
        </w:del>
        <w:del w:id="303" w:author="Tanish Sugnani" w:date="2017-05-16T11:50:00Z">
          <w:r w:rsidDel="00DB4285">
            <w:rPr>
              <w:rFonts w:ascii="Times New Roman" w:hAnsi="Times New Roman" w:cs="Times New Roman"/>
              <w:color w:val="000000"/>
              <w:sz w:val="24"/>
              <w:szCs w:val="24"/>
              <w:shd w:val="clear" w:color="auto" w:fill="FFFFFF"/>
            </w:rPr>
            <w:delText>form</w:delText>
          </w:r>
        </w:del>
      </w:ins>
      <w:ins w:id="304" w:author="SB" w:date="2017-05-14T12:06:00Z">
        <w:del w:id="305" w:author="Tanish Sugnani" w:date="2017-05-16T11:50:00Z">
          <w:r w:rsidDel="00DB4285">
            <w:rPr>
              <w:rFonts w:ascii="Times New Roman" w:hAnsi="Times New Roman" w:cs="Times New Roman"/>
              <w:color w:val="000000"/>
              <w:sz w:val="24"/>
              <w:szCs w:val="24"/>
              <w:shd w:val="clear" w:color="auto" w:fill="FFFFFF"/>
            </w:rPr>
            <w:delText xml:space="preserve"> ) ,</w:delText>
          </w:r>
        </w:del>
      </w:ins>
      <w:ins w:id="306" w:author="Tanish Sugnani" w:date="2017-05-16T11:50:00Z">
        <w:r w:rsidR="00DB4285">
          <w:rPr>
            <w:rFonts w:ascii="Times New Roman" w:hAnsi="Times New Roman" w:cs="Times New Roman"/>
            <w:color w:val="000000"/>
            <w:sz w:val="24"/>
            <w:szCs w:val="24"/>
            <w:shd w:val="clear" w:color="auto" w:fill="FFFFFF"/>
          </w:rPr>
          <w:t>,</w:t>
        </w:r>
      </w:ins>
      <w:ins w:id="307" w:author="SB" w:date="2017-05-14T12:19:00Z">
        <w:r w:rsidR="00F777D1">
          <w:rPr>
            <w:rFonts w:ascii="Times New Roman" w:hAnsi="Times New Roman" w:cs="Times New Roman"/>
            <w:color w:val="000000"/>
            <w:sz w:val="24"/>
            <w:szCs w:val="24"/>
            <w:shd w:val="clear" w:color="auto" w:fill="FFFFFF"/>
          </w:rPr>
          <w:t xml:space="preserve"> </w:t>
        </w:r>
        <w:del w:id="308" w:author="Tanish Sugnani" w:date="2017-05-16T11:52:00Z">
          <w:r w:rsidR="00F777D1" w:rsidDel="00DB4285">
            <w:rPr>
              <w:rFonts w:ascii="Times New Roman" w:hAnsi="Times New Roman" w:cs="Times New Roman"/>
              <w:color w:val="000000"/>
              <w:sz w:val="24"/>
              <w:szCs w:val="24"/>
              <w:shd w:val="clear" w:color="auto" w:fill="FFFFFF"/>
            </w:rPr>
            <w:delText>PCNN</w:delText>
          </w:r>
        </w:del>
      </w:ins>
      <w:ins w:id="309" w:author="Tanish Sugnani" w:date="2017-05-16T11:52:00Z">
        <w:r w:rsidR="00DB4285">
          <w:rPr>
            <w:rFonts w:ascii="Times New Roman" w:hAnsi="Times New Roman" w:cs="Times New Roman"/>
            <w:color w:val="000000"/>
            <w:sz w:val="24"/>
            <w:szCs w:val="24"/>
            <w:shd w:val="clear" w:color="auto" w:fill="FFFFFF"/>
          </w:rPr>
          <w:t xml:space="preserve">Pulse Coupled Neural </w:t>
        </w:r>
      </w:ins>
      <w:ins w:id="310" w:author="Tanish Sugnani" w:date="2017-05-16T11:57:00Z">
        <w:r w:rsidR="00764940">
          <w:rPr>
            <w:rFonts w:ascii="Times New Roman" w:hAnsi="Times New Roman" w:cs="Times New Roman"/>
            <w:color w:val="000000"/>
            <w:sz w:val="24"/>
            <w:szCs w:val="24"/>
            <w:shd w:val="clear" w:color="auto" w:fill="FFFFFF"/>
          </w:rPr>
          <w:t xml:space="preserve">Network </w:t>
        </w:r>
      </w:ins>
      <w:ins w:id="311" w:author="SB" w:date="2017-05-14T12:19:00Z">
        <w:del w:id="312" w:author="Tanish Sugnani" w:date="2017-05-16T11:52:00Z">
          <w:r w:rsidR="00F777D1" w:rsidDel="00DB4285">
            <w:rPr>
              <w:rFonts w:ascii="Times New Roman" w:hAnsi="Times New Roman" w:cs="Times New Roman"/>
              <w:color w:val="000000"/>
              <w:sz w:val="24"/>
              <w:szCs w:val="24"/>
              <w:shd w:val="clear" w:color="auto" w:fill="FFFFFF"/>
            </w:rPr>
            <w:delText xml:space="preserve"> </w:delText>
          </w:r>
        </w:del>
        <w:r w:rsidR="00F777D1">
          <w:rPr>
            <w:rFonts w:ascii="Times New Roman" w:hAnsi="Times New Roman" w:cs="Times New Roman"/>
            <w:color w:val="000000"/>
            <w:sz w:val="24"/>
            <w:szCs w:val="24"/>
            <w:shd w:val="clear" w:color="auto" w:fill="FFFFFF"/>
          </w:rPr>
          <w:t>(</w:t>
        </w:r>
      </w:ins>
      <w:ins w:id="313" w:author="Tanish Sugnani" w:date="2017-05-16T11:52:00Z">
        <w:r w:rsidR="00DB4285">
          <w:rPr>
            <w:rFonts w:ascii="Times New Roman" w:hAnsi="Times New Roman" w:cs="Times New Roman"/>
            <w:color w:val="000000"/>
            <w:sz w:val="24"/>
            <w:szCs w:val="24"/>
            <w:shd w:val="clear" w:color="auto" w:fill="FFFFFF"/>
          </w:rPr>
          <w:t>PCNN</w:t>
        </w:r>
      </w:ins>
      <w:ins w:id="314" w:author="SB" w:date="2017-05-14T12:19:00Z">
        <w:del w:id="315" w:author="Tanish Sugnani" w:date="2017-05-16T11:52:00Z">
          <w:r w:rsidR="00F777D1" w:rsidDel="00DB4285">
            <w:rPr>
              <w:rFonts w:ascii="Times New Roman" w:hAnsi="Times New Roman" w:cs="Times New Roman"/>
              <w:color w:val="000000"/>
              <w:sz w:val="24"/>
              <w:szCs w:val="24"/>
              <w:shd w:val="clear" w:color="auto" w:fill="FFFFFF"/>
            </w:rPr>
            <w:delText>full form</w:delText>
          </w:r>
        </w:del>
        <w:r w:rsidR="00F777D1">
          <w:rPr>
            <w:rFonts w:ascii="Times New Roman" w:hAnsi="Times New Roman" w:cs="Times New Roman"/>
            <w:color w:val="000000"/>
            <w:sz w:val="24"/>
            <w:szCs w:val="24"/>
            <w:shd w:val="clear" w:color="auto" w:fill="FFFFFF"/>
          </w:rPr>
          <w:t xml:space="preserve">) and </w:t>
        </w:r>
      </w:ins>
      <w:ins w:id="316" w:author="SB" w:date="2017-05-14T12:20:00Z">
        <w:r w:rsidR="00F777D1">
          <w:rPr>
            <w:rFonts w:ascii="Times New Roman" w:hAnsi="Times New Roman" w:cs="Times New Roman"/>
            <w:color w:val="000000"/>
            <w:sz w:val="24"/>
            <w:szCs w:val="24"/>
            <w:shd w:val="clear" w:color="auto" w:fill="FFFFFF"/>
          </w:rPr>
          <w:t>M</w:t>
        </w:r>
      </w:ins>
      <w:ins w:id="317" w:author="Tanish Sugnani" w:date="2017-05-16T11:52:00Z">
        <w:r w:rsidR="00DB4285">
          <w:rPr>
            <w:rFonts w:ascii="Times New Roman" w:hAnsi="Times New Roman" w:cs="Times New Roman"/>
            <w:color w:val="000000"/>
            <w:sz w:val="24"/>
            <w:szCs w:val="24"/>
            <w:shd w:val="clear" w:color="auto" w:fill="FFFFFF"/>
          </w:rPr>
          <w:t>ulti</w:t>
        </w:r>
      </w:ins>
      <w:ins w:id="318" w:author="Tanish Sugnani" w:date="2017-05-16T11:53:00Z">
        <w:r w:rsidR="00DB4285">
          <w:rPr>
            <w:rFonts w:ascii="Times New Roman" w:hAnsi="Times New Roman" w:cs="Times New Roman"/>
            <w:color w:val="000000"/>
            <w:sz w:val="24"/>
            <w:szCs w:val="24"/>
            <w:shd w:val="clear" w:color="auto" w:fill="FFFFFF"/>
          </w:rPr>
          <w:t>-</w:t>
        </w:r>
      </w:ins>
      <w:ins w:id="319" w:author="SB" w:date="2017-05-14T12:20:00Z">
        <w:r w:rsidR="00F777D1">
          <w:rPr>
            <w:rFonts w:ascii="Times New Roman" w:hAnsi="Times New Roman" w:cs="Times New Roman"/>
            <w:color w:val="000000"/>
            <w:sz w:val="24"/>
            <w:szCs w:val="24"/>
            <w:shd w:val="clear" w:color="auto" w:fill="FFFFFF"/>
          </w:rPr>
          <w:t>S</w:t>
        </w:r>
      </w:ins>
      <w:ins w:id="320" w:author="Tanish Sugnani" w:date="2017-05-16T11:53:00Z">
        <w:r w:rsidR="00DB4285">
          <w:rPr>
            <w:rFonts w:ascii="Times New Roman" w:hAnsi="Times New Roman" w:cs="Times New Roman"/>
            <w:color w:val="000000"/>
            <w:sz w:val="24"/>
            <w:szCs w:val="24"/>
            <w:shd w:val="clear" w:color="auto" w:fill="FFFFFF"/>
          </w:rPr>
          <w:t xml:space="preserve">cale </w:t>
        </w:r>
      </w:ins>
      <w:ins w:id="321" w:author="SB" w:date="2017-05-14T12:20:00Z">
        <w:r w:rsidR="00F777D1">
          <w:rPr>
            <w:rFonts w:ascii="Times New Roman" w:hAnsi="Times New Roman" w:cs="Times New Roman"/>
            <w:color w:val="000000"/>
            <w:sz w:val="24"/>
            <w:szCs w:val="24"/>
            <w:shd w:val="clear" w:color="auto" w:fill="FFFFFF"/>
          </w:rPr>
          <w:t>D</w:t>
        </w:r>
      </w:ins>
      <w:ins w:id="322" w:author="Tanish Sugnani" w:date="2017-05-16T11:53:00Z">
        <w:r w:rsidR="00DB4285">
          <w:rPr>
            <w:rFonts w:ascii="Times New Roman" w:hAnsi="Times New Roman" w:cs="Times New Roman"/>
            <w:color w:val="000000"/>
            <w:sz w:val="24"/>
            <w:szCs w:val="24"/>
            <w:shd w:val="clear" w:color="auto" w:fill="FFFFFF"/>
          </w:rPr>
          <w:t>ecomposition</w:t>
        </w:r>
      </w:ins>
      <w:ins w:id="323" w:author="SB" w:date="2017-05-14T12:20:00Z">
        <w:r w:rsidR="00F777D1">
          <w:rPr>
            <w:rFonts w:ascii="Times New Roman" w:hAnsi="Times New Roman" w:cs="Times New Roman"/>
            <w:color w:val="000000"/>
            <w:sz w:val="24"/>
            <w:szCs w:val="24"/>
            <w:shd w:val="clear" w:color="auto" w:fill="FFFFFF"/>
          </w:rPr>
          <w:t xml:space="preserve"> (</w:t>
        </w:r>
      </w:ins>
      <w:ins w:id="324" w:author="Tanish Sugnani" w:date="2017-05-16T11:52:00Z">
        <w:r w:rsidR="00DB4285">
          <w:rPr>
            <w:rFonts w:ascii="Times New Roman" w:hAnsi="Times New Roman" w:cs="Times New Roman"/>
            <w:color w:val="000000"/>
            <w:sz w:val="24"/>
            <w:szCs w:val="24"/>
            <w:shd w:val="clear" w:color="auto" w:fill="FFFFFF"/>
          </w:rPr>
          <w:t>MSD</w:t>
        </w:r>
      </w:ins>
      <w:ins w:id="325" w:author="SB" w:date="2017-05-14T12:20:00Z">
        <w:del w:id="326" w:author="Tanish Sugnani" w:date="2017-05-16T11:52:00Z">
          <w:r w:rsidR="00F777D1" w:rsidDel="00DB4285">
            <w:rPr>
              <w:rFonts w:ascii="Times New Roman" w:hAnsi="Times New Roman" w:cs="Times New Roman"/>
              <w:color w:val="000000"/>
              <w:sz w:val="24"/>
              <w:szCs w:val="24"/>
              <w:shd w:val="clear" w:color="auto" w:fill="FFFFFF"/>
            </w:rPr>
            <w:delText>full form</w:delText>
          </w:r>
        </w:del>
        <w:r w:rsidR="00F777D1">
          <w:rPr>
            <w:rFonts w:ascii="Times New Roman" w:hAnsi="Times New Roman" w:cs="Times New Roman"/>
            <w:color w:val="000000"/>
            <w:sz w:val="24"/>
            <w:szCs w:val="24"/>
            <w:shd w:val="clear" w:color="auto" w:fill="FFFFFF"/>
          </w:rPr>
          <w:t>) techniques. A detailed study of each of these techniques along with their pros and cons using experim</w:t>
        </w:r>
      </w:ins>
      <w:ins w:id="327" w:author="SB" w:date="2017-05-14T12:21:00Z">
        <w:r w:rsidR="00F777D1">
          <w:rPr>
            <w:rFonts w:ascii="Times New Roman" w:hAnsi="Times New Roman" w:cs="Times New Roman"/>
            <w:color w:val="000000"/>
            <w:sz w:val="24"/>
            <w:szCs w:val="24"/>
            <w:shd w:val="clear" w:color="auto" w:fill="FFFFFF"/>
          </w:rPr>
          <w:t>ental analysis is carried out.</w:t>
        </w:r>
        <w:r w:rsidR="00DA4AA2">
          <w:rPr>
            <w:rFonts w:ascii="Times New Roman" w:hAnsi="Times New Roman" w:cs="Times New Roman"/>
            <w:color w:val="000000"/>
            <w:sz w:val="24"/>
            <w:szCs w:val="24"/>
            <w:shd w:val="clear" w:color="auto" w:fill="FFFFFF"/>
          </w:rPr>
          <w:t xml:space="preserve"> This section explains the </w:t>
        </w:r>
      </w:ins>
      <w:ins w:id="328" w:author="SB" w:date="2017-05-14T12:22:00Z">
        <w:r w:rsidR="00DA4AA2">
          <w:rPr>
            <w:rFonts w:ascii="Times New Roman" w:hAnsi="Times New Roman" w:cs="Times New Roman"/>
            <w:color w:val="000000"/>
            <w:sz w:val="24"/>
            <w:szCs w:val="24"/>
            <w:shd w:val="clear" w:color="auto" w:fill="FFFFFF"/>
          </w:rPr>
          <w:t>theoretical</w:t>
        </w:r>
      </w:ins>
      <w:ins w:id="329" w:author="SB" w:date="2017-05-14T12:21:00Z">
        <w:r w:rsidR="00DA4AA2">
          <w:rPr>
            <w:rFonts w:ascii="Times New Roman" w:hAnsi="Times New Roman" w:cs="Times New Roman"/>
            <w:color w:val="000000"/>
            <w:sz w:val="24"/>
            <w:szCs w:val="24"/>
            <w:shd w:val="clear" w:color="auto" w:fill="FFFFFF"/>
          </w:rPr>
          <w:t xml:space="preserve"> </w:t>
        </w:r>
      </w:ins>
      <w:ins w:id="330" w:author="SB" w:date="2017-05-14T12:22:00Z">
        <w:r w:rsidR="00DA4AA2">
          <w:rPr>
            <w:rFonts w:ascii="Times New Roman" w:hAnsi="Times New Roman" w:cs="Times New Roman"/>
            <w:color w:val="000000"/>
            <w:sz w:val="24"/>
            <w:szCs w:val="24"/>
            <w:shd w:val="clear" w:color="auto" w:fill="FFFFFF"/>
          </w:rPr>
          <w:t xml:space="preserve">part of the methods and a comparative study of the mentioned techniques are discussed in </w:t>
        </w:r>
      </w:ins>
      <w:ins w:id="331" w:author="Tanish Sugnani" w:date="2017-05-16T12:04:00Z">
        <w:r w:rsidR="007B3867">
          <w:rPr>
            <w:rFonts w:ascii="Times New Roman" w:hAnsi="Times New Roman" w:cs="Times New Roman"/>
            <w:color w:val="000000"/>
            <w:sz w:val="24"/>
            <w:szCs w:val="24"/>
            <w:shd w:val="clear" w:color="auto" w:fill="FFFFFF"/>
          </w:rPr>
          <w:t>C</w:t>
        </w:r>
      </w:ins>
      <w:ins w:id="332" w:author="SB" w:date="2017-05-14T12:22:00Z">
        <w:del w:id="333" w:author="Tanish Sugnani" w:date="2017-05-16T12:04:00Z">
          <w:r w:rsidR="00DA4AA2" w:rsidDel="007B3867">
            <w:rPr>
              <w:rFonts w:ascii="Times New Roman" w:hAnsi="Times New Roman" w:cs="Times New Roman"/>
              <w:color w:val="000000"/>
              <w:sz w:val="24"/>
              <w:szCs w:val="24"/>
              <w:shd w:val="clear" w:color="auto" w:fill="FFFFFF"/>
            </w:rPr>
            <w:delText>c</w:delText>
          </w:r>
        </w:del>
        <w:r w:rsidR="00DA4AA2">
          <w:rPr>
            <w:rFonts w:ascii="Times New Roman" w:hAnsi="Times New Roman" w:cs="Times New Roman"/>
            <w:color w:val="000000"/>
            <w:sz w:val="24"/>
            <w:szCs w:val="24"/>
            <w:shd w:val="clear" w:color="auto" w:fill="FFFFFF"/>
          </w:rPr>
          <w:t xml:space="preserve">hapter </w:t>
        </w:r>
      </w:ins>
      <w:ins w:id="334" w:author="Tanish Sugnani" w:date="2017-05-16T18:39:00Z">
        <w:r w:rsidR="00947B6E">
          <w:rPr>
            <w:rFonts w:ascii="Times New Roman" w:hAnsi="Times New Roman" w:cs="Times New Roman"/>
            <w:color w:val="000000"/>
            <w:sz w:val="24"/>
            <w:szCs w:val="24"/>
            <w:shd w:val="clear" w:color="auto" w:fill="FFFFFF"/>
          </w:rPr>
          <w:t>6</w:t>
        </w:r>
      </w:ins>
      <w:ins w:id="335" w:author="SB" w:date="2017-05-14T12:22:00Z">
        <w:del w:id="336" w:author="Tanish Sugnani" w:date="2017-05-16T11:53:00Z">
          <w:r w:rsidR="00DA4AA2" w:rsidDel="00764940">
            <w:rPr>
              <w:rFonts w:ascii="Times New Roman" w:hAnsi="Times New Roman" w:cs="Times New Roman"/>
              <w:color w:val="000000"/>
              <w:sz w:val="24"/>
              <w:szCs w:val="24"/>
              <w:shd w:val="clear" w:color="auto" w:fill="FFFFFF"/>
            </w:rPr>
            <w:delText>???</w:delText>
          </w:r>
        </w:del>
        <w:r w:rsidR="00DA4AA2">
          <w:rPr>
            <w:rFonts w:ascii="Times New Roman" w:hAnsi="Times New Roman" w:cs="Times New Roman"/>
            <w:color w:val="000000"/>
            <w:sz w:val="24"/>
            <w:szCs w:val="24"/>
            <w:shd w:val="clear" w:color="auto" w:fill="FFFFFF"/>
          </w:rPr>
          <w:t xml:space="preserve"> </w:t>
        </w:r>
      </w:ins>
      <w:ins w:id="337" w:author="SB" w:date="2017-05-14T12:23:00Z">
        <w:r w:rsidR="00DA4AA2">
          <w:rPr>
            <w:rFonts w:ascii="Times New Roman" w:hAnsi="Times New Roman" w:cs="Times New Roman"/>
            <w:color w:val="000000"/>
            <w:sz w:val="24"/>
            <w:szCs w:val="24"/>
            <w:shd w:val="clear" w:color="auto" w:fill="FFFFFF"/>
          </w:rPr>
          <w:t>–</w:t>
        </w:r>
      </w:ins>
      <w:ins w:id="338" w:author="SB" w:date="2017-05-14T12:22:00Z">
        <w:r w:rsidR="00DA4AA2">
          <w:rPr>
            <w:rFonts w:ascii="Times New Roman" w:hAnsi="Times New Roman" w:cs="Times New Roman"/>
            <w:color w:val="000000"/>
            <w:sz w:val="24"/>
            <w:szCs w:val="24"/>
            <w:shd w:val="clear" w:color="auto" w:fill="FFFFFF"/>
          </w:rPr>
          <w:t xml:space="preserve"> </w:t>
        </w:r>
      </w:ins>
      <w:ins w:id="339" w:author="Tanish Sugnani" w:date="2017-05-16T11:54:00Z">
        <w:r w:rsidR="00764940">
          <w:rPr>
            <w:rFonts w:ascii="Times New Roman" w:hAnsi="Times New Roman" w:cs="Times New Roman"/>
            <w:color w:val="000000"/>
            <w:sz w:val="24"/>
            <w:szCs w:val="24"/>
            <w:shd w:val="clear" w:color="auto" w:fill="FFFFFF"/>
          </w:rPr>
          <w:t xml:space="preserve">Experiments and </w:t>
        </w:r>
      </w:ins>
      <w:ins w:id="340" w:author="SB" w:date="2017-05-14T12:22:00Z">
        <w:r w:rsidR="00DA4AA2">
          <w:rPr>
            <w:rFonts w:ascii="Times New Roman" w:hAnsi="Times New Roman" w:cs="Times New Roman"/>
            <w:color w:val="000000"/>
            <w:sz w:val="24"/>
            <w:szCs w:val="24"/>
            <w:shd w:val="clear" w:color="auto" w:fill="FFFFFF"/>
          </w:rPr>
          <w:t>Results</w:t>
        </w:r>
        <w:del w:id="341" w:author="Tanish Sugnani" w:date="2017-05-16T11:54:00Z">
          <w:r w:rsidR="00DA4AA2" w:rsidDel="00764940">
            <w:rPr>
              <w:rFonts w:ascii="Times New Roman" w:hAnsi="Times New Roman" w:cs="Times New Roman"/>
              <w:color w:val="000000"/>
              <w:sz w:val="24"/>
              <w:szCs w:val="24"/>
              <w:shd w:val="clear" w:color="auto" w:fill="FFFFFF"/>
            </w:rPr>
            <w:delText xml:space="preserve"> </w:delText>
          </w:r>
        </w:del>
      </w:ins>
      <w:ins w:id="342" w:author="SB" w:date="2017-05-14T12:23:00Z">
        <w:del w:id="343" w:author="Tanish Sugnani" w:date="2017-05-16T11:54:00Z">
          <w:r w:rsidR="00DA4AA2" w:rsidDel="00764940">
            <w:rPr>
              <w:rFonts w:ascii="Times New Roman" w:hAnsi="Times New Roman" w:cs="Times New Roman"/>
              <w:color w:val="000000"/>
              <w:sz w:val="24"/>
              <w:szCs w:val="24"/>
              <w:shd w:val="clear" w:color="auto" w:fill="FFFFFF"/>
            </w:rPr>
            <w:delText>and discussions</w:delText>
          </w:r>
        </w:del>
        <w:r w:rsidR="00DA4AA2">
          <w:rPr>
            <w:rFonts w:ascii="Times New Roman" w:hAnsi="Times New Roman" w:cs="Times New Roman"/>
            <w:color w:val="000000"/>
            <w:sz w:val="24"/>
            <w:szCs w:val="24"/>
            <w:shd w:val="clear" w:color="auto" w:fill="FFFFFF"/>
          </w:rPr>
          <w:t>. The techniq</w:t>
        </w:r>
      </w:ins>
      <w:ins w:id="344" w:author="Tanish Sugnani" w:date="2017-05-16T11:50:00Z">
        <w:r w:rsidR="00DB4285">
          <w:rPr>
            <w:rFonts w:ascii="Times New Roman" w:hAnsi="Times New Roman" w:cs="Times New Roman"/>
            <w:color w:val="000000"/>
            <w:sz w:val="24"/>
            <w:szCs w:val="24"/>
            <w:shd w:val="clear" w:color="auto" w:fill="FFFFFF"/>
          </w:rPr>
          <w:t>u</w:t>
        </w:r>
      </w:ins>
      <w:ins w:id="345" w:author="SB" w:date="2017-05-14T12:23:00Z">
        <w:r w:rsidR="00DA4AA2">
          <w:rPr>
            <w:rFonts w:ascii="Times New Roman" w:hAnsi="Times New Roman" w:cs="Times New Roman"/>
            <w:color w:val="000000"/>
            <w:sz w:val="24"/>
            <w:szCs w:val="24"/>
            <w:shd w:val="clear" w:color="auto" w:fill="FFFFFF"/>
          </w:rPr>
          <w:t xml:space="preserve">es therefore </w:t>
        </w:r>
      </w:ins>
      <w:ins w:id="346" w:author="SB" w:date="2017-05-14T12:24:00Z">
        <w:r w:rsidR="00DA4AA2">
          <w:rPr>
            <w:rFonts w:ascii="Times New Roman" w:hAnsi="Times New Roman" w:cs="Times New Roman"/>
            <w:color w:val="000000"/>
            <w:sz w:val="24"/>
            <w:szCs w:val="24"/>
            <w:shd w:val="clear" w:color="auto" w:fill="FFFFFF"/>
          </w:rPr>
          <w:t>explored</w:t>
        </w:r>
      </w:ins>
      <w:ins w:id="347" w:author="SB" w:date="2017-05-14T12:23:00Z">
        <w:r w:rsidR="00DA4AA2">
          <w:rPr>
            <w:rFonts w:ascii="Times New Roman" w:hAnsi="Times New Roman" w:cs="Times New Roman"/>
            <w:color w:val="000000"/>
            <w:sz w:val="24"/>
            <w:szCs w:val="24"/>
            <w:shd w:val="clear" w:color="auto" w:fill="FFFFFF"/>
          </w:rPr>
          <w:t xml:space="preserve"> are as follows:</w:t>
        </w:r>
      </w:ins>
      <w:ins w:id="348" w:author="SB" w:date="2017-05-14T12:21:00Z">
        <w:r w:rsidR="00DA4AA2">
          <w:rPr>
            <w:rFonts w:ascii="Times New Roman" w:hAnsi="Times New Roman" w:cs="Times New Roman"/>
            <w:color w:val="000000"/>
            <w:sz w:val="24"/>
            <w:szCs w:val="24"/>
            <w:shd w:val="clear" w:color="auto" w:fill="FFFFFF"/>
          </w:rPr>
          <w:t xml:space="preserve"> </w:t>
        </w:r>
      </w:ins>
      <w:ins w:id="349" w:author="SB" w:date="2017-05-14T12:06:00Z">
        <w:r>
          <w:rPr>
            <w:rFonts w:ascii="Times New Roman" w:hAnsi="Times New Roman" w:cs="Times New Roman"/>
            <w:color w:val="000000"/>
            <w:sz w:val="24"/>
            <w:szCs w:val="24"/>
            <w:shd w:val="clear" w:color="auto" w:fill="FFFFFF"/>
          </w:rPr>
          <w:t xml:space="preserve"> </w:t>
        </w:r>
      </w:ins>
    </w:p>
    <w:p w14:paraId="009D0526" w14:textId="77777777" w:rsidR="006777C8" w:rsidRDefault="006777C8" w:rsidP="00505CC7">
      <w:pPr>
        <w:rPr>
          <w:ins w:id="350" w:author="Tanish Sugnani" w:date="2017-05-16T17:30:00Z"/>
          <w:rFonts w:ascii="Times New Roman" w:hAnsi="Times New Roman" w:cs="Times New Roman"/>
          <w:b/>
          <w:sz w:val="32"/>
        </w:rPr>
      </w:pPr>
    </w:p>
    <w:p w14:paraId="71F8AE14" w14:textId="040EC5C6" w:rsidR="00505CC7" w:rsidRPr="00942103" w:rsidRDefault="00764940" w:rsidP="00505CC7">
      <w:pPr>
        <w:rPr>
          <w:rFonts w:ascii="Times New Roman" w:hAnsi="Times New Roman" w:cs="Times New Roman"/>
          <w:b/>
          <w:sz w:val="28"/>
          <w:rPrChange w:id="351" w:author="Tanish Sugnani" w:date="2017-05-20T21:02:00Z">
            <w:rPr>
              <w:b/>
              <w:sz w:val="32"/>
              <w:u w:val="single"/>
            </w:rPr>
          </w:rPrChange>
        </w:rPr>
      </w:pPr>
      <w:ins w:id="352" w:author="Tanish Sugnani" w:date="2017-05-16T12:00:00Z">
        <w:r w:rsidRPr="00942103">
          <w:rPr>
            <w:rFonts w:ascii="Times New Roman" w:hAnsi="Times New Roman" w:cs="Times New Roman"/>
            <w:b/>
            <w:sz w:val="28"/>
            <w:rPrChange w:id="353" w:author="Tanish Sugnani" w:date="2017-05-20T21:02:00Z">
              <w:rPr>
                <w:b/>
                <w:sz w:val="32"/>
                <w:u w:val="single"/>
              </w:rPr>
            </w:rPrChange>
          </w:rPr>
          <w:t>2.</w:t>
        </w:r>
      </w:ins>
      <w:ins w:id="354" w:author="Tanish Sugnani" w:date="2017-05-20T21:02:00Z">
        <w:r w:rsidR="00942103">
          <w:rPr>
            <w:rFonts w:ascii="Times New Roman" w:hAnsi="Times New Roman" w:cs="Times New Roman"/>
            <w:b/>
            <w:sz w:val="28"/>
          </w:rPr>
          <w:t>2</w:t>
        </w:r>
        <w:r w:rsidR="00942103" w:rsidRPr="00942103">
          <w:rPr>
            <w:rFonts w:ascii="Times New Roman" w:hAnsi="Times New Roman" w:cs="Times New Roman"/>
            <w:b/>
            <w:sz w:val="28"/>
            <w:rPrChange w:id="355" w:author="Tanish Sugnani" w:date="2017-05-20T21:02:00Z">
              <w:rPr>
                <w:rFonts w:ascii="Times New Roman" w:hAnsi="Times New Roman" w:cs="Times New Roman"/>
                <w:b/>
                <w:sz w:val="32"/>
              </w:rPr>
            </w:rPrChange>
          </w:rPr>
          <w:t>.</w:t>
        </w:r>
      </w:ins>
      <w:ins w:id="356" w:author="Tanish Sugnani" w:date="2017-05-16T12:00:00Z">
        <w:r w:rsidR="00942103" w:rsidRPr="00942103">
          <w:rPr>
            <w:rFonts w:ascii="Times New Roman" w:hAnsi="Times New Roman" w:cs="Times New Roman"/>
            <w:b/>
            <w:sz w:val="28"/>
            <w:rPrChange w:id="357" w:author="Tanish Sugnani" w:date="2017-05-20T21:02:00Z">
              <w:rPr>
                <w:rFonts w:ascii="Times New Roman" w:hAnsi="Times New Roman" w:cs="Times New Roman"/>
                <w:b/>
                <w:sz w:val="32"/>
              </w:rPr>
            </w:rPrChange>
          </w:rPr>
          <w:t>1</w:t>
        </w:r>
        <w:r w:rsidRPr="00942103">
          <w:rPr>
            <w:rFonts w:ascii="Times New Roman" w:hAnsi="Times New Roman" w:cs="Times New Roman"/>
            <w:b/>
            <w:sz w:val="28"/>
            <w:rPrChange w:id="358" w:author="Tanish Sugnani" w:date="2017-05-20T21:02:00Z">
              <w:rPr>
                <w:b/>
                <w:sz w:val="32"/>
                <w:u w:val="single"/>
              </w:rPr>
            </w:rPrChange>
          </w:rPr>
          <w:t xml:space="preserve"> </w:t>
        </w:r>
      </w:ins>
      <w:r w:rsidR="0005336D" w:rsidRPr="00942103">
        <w:rPr>
          <w:rFonts w:ascii="Times New Roman" w:hAnsi="Times New Roman" w:cs="Times New Roman"/>
          <w:b/>
          <w:sz w:val="28"/>
          <w:rPrChange w:id="359" w:author="Tanish Sugnani" w:date="2017-05-20T21:02:00Z">
            <w:rPr>
              <w:b/>
              <w:sz w:val="32"/>
              <w:u w:val="single"/>
            </w:rPr>
          </w:rPrChange>
        </w:rPr>
        <w:t>S</w:t>
      </w:r>
      <w:ins w:id="360" w:author="Tanish Sugnani" w:date="2017-05-16T11:50:00Z">
        <w:r w:rsidR="00DB4285" w:rsidRPr="00942103">
          <w:rPr>
            <w:rFonts w:ascii="Times New Roman" w:hAnsi="Times New Roman" w:cs="Times New Roman"/>
            <w:b/>
            <w:sz w:val="28"/>
            <w:rPrChange w:id="361" w:author="Tanish Sugnani" w:date="2017-05-20T21:02:00Z">
              <w:rPr>
                <w:b/>
                <w:sz w:val="32"/>
                <w:u w:val="single"/>
              </w:rPr>
            </w:rPrChange>
          </w:rPr>
          <w:t xml:space="preserve">tationary </w:t>
        </w:r>
      </w:ins>
      <w:r w:rsidR="00505CC7" w:rsidRPr="00942103">
        <w:rPr>
          <w:rFonts w:ascii="Times New Roman" w:hAnsi="Times New Roman" w:cs="Times New Roman"/>
          <w:b/>
          <w:sz w:val="28"/>
          <w:rPrChange w:id="362" w:author="Tanish Sugnani" w:date="2017-05-20T21:02:00Z">
            <w:rPr>
              <w:b/>
              <w:sz w:val="32"/>
              <w:u w:val="single"/>
            </w:rPr>
          </w:rPrChange>
        </w:rPr>
        <w:t>W</w:t>
      </w:r>
      <w:ins w:id="363" w:author="Tanish Sugnani" w:date="2017-05-16T11:50:00Z">
        <w:r w:rsidR="00DB4285" w:rsidRPr="00942103">
          <w:rPr>
            <w:rFonts w:ascii="Times New Roman" w:hAnsi="Times New Roman" w:cs="Times New Roman"/>
            <w:b/>
            <w:sz w:val="28"/>
            <w:rPrChange w:id="364" w:author="Tanish Sugnani" w:date="2017-05-20T21:02:00Z">
              <w:rPr>
                <w:b/>
                <w:sz w:val="32"/>
                <w:u w:val="single"/>
              </w:rPr>
            </w:rPrChange>
          </w:rPr>
          <w:t xml:space="preserve">avelet </w:t>
        </w:r>
      </w:ins>
      <w:r w:rsidR="00505CC7" w:rsidRPr="00942103">
        <w:rPr>
          <w:rFonts w:ascii="Times New Roman" w:hAnsi="Times New Roman" w:cs="Times New Roman"/>
          <w:b/>
          <w:sz w:val="28"/>
          <w:rPrChange w:id="365" w:author="Tanish Sugnani" w:date="2017-05-20T21:02:00Z">
            <w:rPr>
              <w:b/>
              <w:sz w:val="32"/>
              <w:u w:val="single"/>
            </w:rPr>
          </w:rPrChange>
        </w:rPr>
        <w:t>T</w:t>
      </w:r>
      <w:ins w:id="366" w:author="Tanish Sugnani" w:date="2017-05-16T11:50:00Z">
        <w:r w:rsidR="00DB4285" w:rsidRPr="00942103">
          <w:rPr>
            <w:rFonts w:ascii="Times New Roman" w:hAnsi="Times New Roman" w:cs="Times New Roman"/>
            <w:b/>
            <w:sz w:val="28"/>
            <w:rPrChange w:id="367" w:author="Tanish Sugnani" w:date="2017-05-20T21:02:00Z">
              <w:rPr>
                <w:b/>
                <w:sz w:val="32"/>
                <w:u w:val="single"/>
              </w:rPr>
            </w:rPrChange>
          </w:rPr>
          <w:t>ransform (SWT)</w:t>
        </w:r>
      </w:ins>
    </w:p>
    <w:p w14:paraId="6AE22B2A" w14:textId="26B403F9" w:rsidR="00F777D1" w:rsidRDefault="00505CC7">
      <w:pPr>
        <w:autoSpaceDE w:val="0"/>
        <w:autoSpaceDN w:val="0"/>
        <w:adjustRightInd w:val="0"/>
        <w:spacing w:after="0" w:line="360" w:lineRule="auto"/>
        <w:jc w:val="both"/>
        <w:rPr>
          <w:ins w:id="368" w:author="SB" w:date="2017-05-14T12:12:00Z"/>
          <w:rFonts w:ascii="Times New Roman" w:hAnsi="Times New Roman" w:cs="Times New Roman"/>
          <w:sz w:val="24"/>
          <w:szCs w:val="24"/>
        </w:rPr>
        <w:pPrChange w:id="369" w:author="SB" w:date="2017-05-14T12:08:00Z">
          <w:pPr>
            <w:autoSpaceDE w:val="0"/>
            <w:autoSpaceDN w:val="0"/>
            <w:adjustRightInd w:val="0"/>
            <w:spacing w:after="0" w:line="360" w:lineRule="auto"/>
          </w:pPr>
        </w:pPrChange>
      </w:pPr>
      <w:r w:rsidRPr="00007284">
        <w:rPr>
          <w:rFonts w:ascii="Times New Roman" w:hAnsi="Times New Roman" w:cs="Times New Roman"/>
          <w:sz w:val="24"/>
          <w:szCs w:val="24"/>
        </w:rPr>
        <w:t xml:space="preserve">The simplest image fusion technique is to compute the average pixel-by-pixel </w:t>
      </w:r>
      <w:r w:rsidR="003F3E37" w:rsidRPr="00007284">
        <w:rPr>
          <w:rFonts w:ascii="Times New Roman" w:hAnsi="Times New Roman" w:cs="Times New Roman"/>
          <w:sz w:val="24"/>
          <w:szCs w:val="24"/>
        </w:rPr>
        <w:t>grey</w:t>
      </w:r>
      <w:r w:rsidRPr="00007284">
        <w:rPr>
          <w:rFonts w:ascii="Times New Roman" w:hAnsi="Times New Roman" w:cs="Times New Roman"/>
          <w:sz w:val="24"/>
          <w:szCs w:val="24"/>
        </w:rPr>
        <w:t xml:space="preserve"> level value of the</w:t>
      </w:r>
      <w:r w:rsidR="003F3E37">
        <w:rPr>
          <w:rFonts w:ascii="Times New Roman" w:hAnsi="Times New Roman" w:cs="Times New Roman"/>
          <w:sz w:val="24"/>
          <w:szCs w:val="24"/>
        </w:rPr>
        <w:t xml:space="preserve"> </w:t>
      </w:r>
      <w:r w:rsidRPr="00007284">
        <w:rPr>
          <w:rFonts w:ascii="Times New Roman" w:hAnsi="Times New Roman" w:cs="Times New Roman"/>
          <w:sz w:val="24"/>
          <w:szCs w:val="24"/>
        </w:rPr>
        <w:t>source images. However, this technique leads to undesirable side effects such as contrast reduction. In</w:t>
      </w:r>
      <w:r w:rsidR="003F3E37">
        <w:rPr>
          <w:rFonts w:ascii="Times New Roman" w:hAnsi="Times New Roman" w:cs="Times New Roman"/>
          <w:sz w:val="24"/>
          <w:szCs w:val="24"/>
        </w:rPr>
        <w:t xml:space="preserve"> </w:t>
      </w:r>
      <w:r w:rsidRPr="00007284">
        <w:rPr>
          <w:rFonts w:ascii="Times New Roman" w:hAnsi="Times New Roman" w:cs="Times New Roman"/>
          <w:sz w:val="24"/>
          <w:szCs w:val="24"/>
        </w:rPr>
        <w:t>the past two decades, a variety of image fusion</w:t>
      </w:r>
      <w:r w:rsidR="003F3E37">
        <w:rPr>
          <w:rFonts w:ascii="Times New Roman" w:hAnsi="Times New Roman" w:cs="Times New Roman"/>
          <w:sz w:val="24"/>
          <w:szCs w:val="24"/>
        </w:rPr>
        <w:t xml:space="preserve"> </w:t>
      </w:r>
      <w:r w:rsidRPr="00007284">
        <w:rPr>
          <w:rFonts w:ascii="Times New Roman" w:hAnsi="Times New Roman" w:cs="Times New Roman"/>
          <w:sz w:val="24"/>
          <w:szCs w:val="24"/>
        </w:rPr>
        <w:t>methods were introduced such as Laplacian pyramid, Contrast pyramid, Ratio pyramid, and</w:t>
      </w:r>
      <w:r w:rsidR="003F3E37">
        <w:rPr>
          <w:rFonts w:ascii="Times New Roman" w:hAnsi="Times New Roman" w:cs="Times New Roman"/>
          <w:sz w:val="24"/>
          <w:szCs w:val="24"/>
        </w:rPr>
        <w:t xml:space="preserve"> </w:t>
      </w:r>
      <w:r w:rsidRPr="00007284">
        <w:rPr>
          <w:rFonts w:ascii="Times New Roman" w:hAnsi="Times New Roman" w:cs="Times New Roman"/>
          <w:sz w:val="24"/>
          <w:szCs w:val="24"/>
        </w:rPr>
        <w:t>Discrete Wavelet Transform (DWT)</w:t>
      </w:r>
      <w:ins w:id="370" w:author="SB" w:date="2017-05-14T12:10:00Z">
        <w:r w:rsidR="00F777D1">
          <w:rPr>
            <w:rFonts w:ascii="Times New Roman" w:hAnsi="Times New Roman" w:cs="Times New Roman"/>
            <w:sz w:val="24"/>
            <w:szCs w:val="24"/>
          </w:rPr>
          <w:t xml:space="preserve"> and </w:t>
        </w:r>
      </w:ins>
      <w:ins w:id="371" w:author="Tanish Sugnani" w:date="2017-05-16T11:56:00Z">
        <w:r w:rsidR="00764940">
          <w:rPr>
            <w:rFonts w:ascii="Times New Roman" w:hAnsi="Times New Roman" w:cs="Times New Roman"/>
            <w:sz w:val="24"/>
            <w:szCs w:val="24"/>
          </w:rPr>
          <w:t xml:space="preserve">Stationary Wavelet Transform </w:t>
        </w:r>
      </w:ins>
      <w:ins w:id="372" w:author="SB" w:date="2017-05-14T12:10:00Z">
        <w:del w:id="373" w:author="Tanish Sugnani" w:date="2017-05-16T11:56:00Z">
          <w:r w:rsidR="00F777D1" w:rsidDel="00764940">
            <w:rPr>
              <w:rFonts w:ascii="Times New Roman" w:hAnsi="Times New Roman" w:cs="Times New Roman"/>
              <w:sz w:val="24"/>
              <w:szCs w:val="24"/>
            </w:rPr>
            <w:delText>SWT</w:delText>
          </w:r>
        </w:del>
        <w:del w:id="374" w:author="Tanish Sugnani" w:date="2017-05-16T11:57:00Z">
          <w:r w:rsidR="00F777D1" w:rsidDel="00764940">
            <w:rPr>
              <w:rFonts w:ascii="Times New Roman" w:hAnsi="Times New Roman" w:cs="Times New Roman"/>
              <w:sz w:val="24"/>
              <w:szCs w:val="24"/>
            </w:rPr>
            <w:delText xml:space="preserve"> </w:delText>
          </w:r>
        </w:del>
        <w:r w:rsidR="00F777D1">
          <w:rPr>
            <w:rFonts w:ascii="Times New Roman" w:hAnsi="Times New Roman" w:cs="Times New Roman"/>
            <w:sz w:val="24"/>
            <w:szCs w:val="24"/>
          </w:rPr>
          <w:t>(</w:t>
        </w:r>
      </w:ins>
      <w:ins w:id="375" w:author="Tanish Sugnani" w:date="2017-05-16T11:57:00Z">
        <w:r w:rsidR="00764940">
          <w:rPr>
            <w:rFonts w:ascii="Times New Roman" w:hAnsi="Times New Roman" w:cs="Times New Roman"/>
            <w:sz w:val="24"/>
            <w:szCs w:val="24"/>
          </w:rPr>
          <w:t>SWT</w:t>
        </w:r>
      </w:ins>
      <w:ins w:id="376" w:author="SB" w:date="2017-05-14T12:10:00Z">
        <w:del w:id="377" w:author="Tanish Sugnani" w:date="2017-05-16T11:56:00Z">
          <w:r w:rsidR="00F777D1" w:rsidDel="00764940">
            <w:rPr>
              <w:rFonts w:ascii="Times New Roman" w:hAnsi="Times New Roman" w:cs="Times New Roman"/>
              <w:sz w:val="24"/>
              <w:szCs w:val="24"/>
            </w:rPr>
            <w:delText>Stat……</w:delText>
          </w:r>
        </w:del>
        <w:r w:rsidR="00F777D1">
          <w:rPr>
            <w:rFonts w:ascii="Times New Roman" w:hAnsi="Times New Roman" w:cs="Times New Roman"/>
            <w:sz w:val="24"/>
            <w:szCs w:val="24"/>
          </w:rPr>
          <w:t>)</w:t>
        </w:r>
      </w:ins>
      <w:r w:rsidRPr="00007284">
        <w:rPr>
          <w:rFonts w:ascii="Times New Roman" w:hAnsi="Times New Roman" w:cs="Times New Roman"/>
          <w:sz w:val="24"/>
          <w:szCs w:val="24"/>
        </w:rPr>
        <w:t>.</w:t>
      </w:r>
      <w:r w:rsidR="00865D0B">
        <w:rPr>
          <w:rFonts w:ascii="Times New Roman" w:hAnsi="Times New Roman" w:cs="Times New Roman"/>
          <w:sz w:val="24"/>
          <w:szCs w:val="24"/>
        </w:rPr>
        <w:t xml:space="preserve"> </w:t>
      </w:r>
      <w:r w:rsidRPr="00007284">
        <w:rPr>
          <w:rFonts w:ascii="Times New Roman" w:hAnsi="Times New Roman" w:cs="Times New Roman"/>
          <w:sz w:val="24"/>
          <w:szCs w:val="24"/>
        </w:rPr>
        <w:t xml:space="preserve">In DWT based method, the basic idea of this method is to perform decompositions on each source image then combine all these decompositions to obtain composite representation, from which the </w:t>
      </w:r>
      <w:r w:rsidRPr="00007284">
        <w:rPr>
          <w:rFonts w:ascii="Times New Roman" w:hAnsi="Times New Roman" w:cs="Times New Roman"/>
          <w:sz w:val="24"/>
          <w:szCs w:val="24"/>
        </w:rPr>
        <w:lastRenderedPageBreak/>
        <w:t>fused image can be recovered by finding inverse transform. This method had been proved to be an effective method. However this method is not translation–invariant because of down-sampling process. If there is a movement of the object in the source images, the performance of this method will deteriorate.</w:t>
      </w:r>
      <w:ins w:id="378" w:author="SB" w:date="2017-05-14T12:11:00Z">
        <w:r w:rsidR="00F777D1">
          <w:rPr>
            <w:rFonts w:ascii="Times New Roman" w:hAnsi="Times New Roman" w:cs="Times New Roman"/>
            <w:sz w:val="24"/>
            <w:szCs w:val="24"/>
          </w:rPr>
          <w:t xml:space="preserve"> </w:t>
        </w:r>
      </w:ins>
    </w:p>
    <w:p w14:paraId="460BDFD7" w14:textId="77777777" w:rsidR="00F777D1" w:rsidDel="006777C8" w:rsidRDefault="00F777D1">
      <w:pPr>
        <w:autoSpaceDE w:val="0"/>
        <w:autoSpaceDN w:val="0"/>
        <w:adjustRightInd w:val="0"/>
        <w:spacing w:after="0" w:line="360" w:lineRule="auto"/>
        <w:jc w:val="both"/>
        <w:rPr>
          <w:ins w:id="379" w:author="SB" w:date="2017-05-14T12:12:00Z"/>
          <w:del w:id="380" w:author="Tanish Sugnani" w:date="2017-05-16T17:30:00Z"/>
          <w:rFonts w:ascii="Times New Roman" w:hAnsi="Times New Roman" w:cs="Times New Roman"/>
          <w:sz w:val="24"/>
          <w:szCs w:val="24"/>
        </w:rPr>
        <w:pPrChange w:id="381" w:author="SB" w:date="2017-05-14T12:08:00Z">
          <w:pPr>
            <w:autoSpaceDE w:val="0"/>
            <w:autoSpaceDN w:val="0"/>
            <w:adjustRightInd w:val="0"/>
            <w:spacing w:after="0" w:line="360" w:lineRule="auto"/>
          </w:pPr>
        </w:pPrChange>
      </w:pPr>
    </w:p>
    <w:p w14:paraId="6C3B2FD9" w14:textId="3CBB7F6D" w:rsidR="00505CC7" w:rsidRPr="00007284" w:rsidDel="00F777D1" w:rsidRDefault="00F777D1">
      <w:pPr>
        <w:autoSpaceDE w:val="0"/>
        <w:autoSpaceDN w:val="0"/>
        <w:adjustRightInd w:val="0"/>
        <w:spacing w:after="0" w:line="360" w:lineRule="auto"/>
        <w:jc w:val="both"/>
        <w:rPr>
          <w:del w:id="382" w:author="SB" w:date="2017-05-14T12:12:00Z"/>
          <w:rFonts w:ascii="Times New Roman" w:hAnsi="Times New Roman" w:cs="Times New Roman"/>
          <w:sz w:val="24"/>
          <w:szCs w:val="24"/>
        </w:rPr>
        <w:pPrChange w:id="383" w:author="SB" w:date="2017-05-14T12:08:00Z">
          <w:pPr>
            <w:autoSpaceDE w:val="0"/>
            <w:autoSpaceDN w:val="0"/>
            <w:adjustRightInd w:val="0"/>
            <w:spacing w:after="0" w:line="360" w:lineRule="auto"/>
          </w:pPr>
        </w:pPrChange>
      </w:pPr>
      <w:ins w:id="384" w:author="SB" w:date="2017-05-14T12:11:00Z">
        <w:r>
          <w:rPr>
            <w:rFonts w:ascii="Times New Roman" w:hAnsi="Times New Roman" w:cs="Times New Roman"/>
            <w:sz w:val="24"/>
            <w:szCs w:val="24"/>
          </w:rPr>
          <w:t>However SWT is</w:t>
        </w:r>
      </w:ins>
      <w:ins w:id="385" w:author="Tanish Sugnani" w:date="2017-05-16T11:57:00Z">
        <w:r w:rsidR="00764940">
          <w:rPr>
            <w:rFonts w:ascii="Times New Roman" w:hAnsi="Times New Roman" w:cs="Times New Roman"/>
            <w:sz w:val="24"/>
            <w:szCs w:val="24"/>
          </w:rPr>
          <w:t xml:space="preserve"> </w:t>
        </w:r>
      </w:ins>
    </w:p>
    <w:p w14:paraId="35A777F7" w14:textId="4470D199" w:rsidR="00505CC7" w:rsidRPr="00007284" w:rsidRDefault="00505CC7">
      <w:pPr>
        <w:autoSpaceDE w:val="0"/>
        <w:autoSpaceDN w:val="0"/>
        <w:adjustRightInd w:val="0"/>
        <w:spacing w:after="0" w:line="360" w:lineRule="auto"/>
        <w:jc w:val="both"/>
        <w:rPr>
          <w:rFonts w:ascii="Times New Roman" w:hAnsi="Times New Roman" w:cs="Times New Roman"/>
          <w:sz w:val="24"/>
          <w:szCs w:val="24"/>
        </w:rPr>
        <w:pPrChange w:id="386" w:author="Tanish Sugnani" w:date="2017-05-16T12:04:00Z">
          <w:pPr>
            <w:autoSpaceDE w:val="0"/>
            <w:autoSpaceDN w:val="0"/>
            <w:adjustRightInd w:val="0"/>
            <w:spacing w:after="0" w:line="360" w:lineRule="auto"/>
          </w:pPr>
        </w:pPrChange>
      </w:pPr>
      <w:del w:id="387" w:author="SB" w:date="2017-05-14T12:12:00Z">
        <w:r w:rsidRPr="00007284" w:rsidDel="00F777D1">
          <w:rPr>
            <w:rFonts w:ascii="Times New Roman" w:hAnsi="Times New Roman" w:cs="Times New Roman"/>
            <w:sz w:val="24"/>
            <w:szCs w:val="24"/>
          </w:rPr>
          <w:delText xml:space="preserve">One advantage of </w:delText>
        </w:r>
        <w:r w:rsidR="0005336D" w:rsidDel="00F777D1">
          <w:rPr>
            <w:rFonts w:ascii="Times New Roman" w:hAnsi="Times New Roman" w:cs="Times New Roman"/>
            <w:sz w:val="24"/>
            <w:szCs w:val="24"/>
          </w:rPr>
          <w:delText>S</w:delText>
        </w:r>
        <w:r w:rsidRPr="00007284" w:rsidDel="00F777D1">
          <w:rPr>
            <w:rFonts w:ascii="Times New Roman" w:hAnsi="Times New Roman" w:cs="Times New Roman"/>
            <w:sz w:val="24"/>
            <w:szCs w:val="24"/>
          </w:rPr>
          <w:delText xml:space="preserve">WT is </w:delText>
        </w:r>
      </w:del>
      <w:del w:id="388" w:author="Tanish Sugnani" w:date="2017-05-21T03:41:00Z">
        <w:r w:rsidRPr="00007284" w:rsidDel="00DD2988">
          <w:rPr>
            <w:rFonts w:ascii="Times New Roman" w:hAnsi="Times New Roman" w:cs="Times New Roman"/>
            <w:sz w:val="24"/>
            <w:szCs w:val="24"/>
          </w:rPr>
          <w:delText>translation</w:delText>
        </w:r>
      </w:del>
      <w:ins w:id="389" w:author="Tanish Sugnani" w:date="2017-05-21T03:41:00Z">
        <w:r w:rsidR="00DD2988" w:rsidRPr="00007284">
          <w:rPr>
            <w:rFonts w:ascii="Times New Roman" w:hAnsi="Times New Roman" w:cs="Times New Roman"/>
            <w:sz w:val="24"/>
            <w:szCs w:val="24"/>
          </w:rPr>
          <w:t>Translation</w:t>
        </w:r>
      </w:ins>
      <w:ins w:id="390" w:author="Tanish Sugnani" w:date="2017-05-16T12:02:00Z">
        <w:r w:rsidR="00764940">
          <w:rPr>
            <w:rFonts w:ascii="Times New Roman" w:hAnsi="Times New Roman" w:cs="Times New Roman"/>
            <w:sz w:val="24"/>
            <w:szCs w:val="24"/>
          </w:rPr>
          <w:t xml:space="preserve"> </w:t>
        </w:r>
      </w:ins>
      <w:del w:id="391" w:author="Tanish Sugnani" w:date="2017-05-16T12:02:00Z">
        <w:r w:rsidRPr="00007284" w:rsidDel="00764940">
          <w:rPr>
            <w:rFonts w:ascii="Times New Roman" w:hAnsi="Times New Roman" w:cs="Times New Roman"/>
            <w:sz w:val="24"/>
            <w:szCs w:val="24"/>
          </w:rPr>
          <w:delText>–</w:delText>
        </w:r>
      </w:del>
      <w:r w:rsidRPr="00007284">
        <w:rPr>
          <w:rFonts w:ascii="Times New Roman" w:hAnsi="Times New Roman" w:cs="Times New Roman"/>
          <w:sz w:val="24"/>
          <w:szCs w:val="24"/>
        </w:rPr>
        <w:t xml:space="preserve">invariant, without </w:t>
      </w:r>
      <w:ins w:id="392" w:author="SB" w:date="2017-05-14T12:13:00Z">
        <w:r w:rsidR="00F777D1">
          <w:rPr>
            <w:rFonts w:ascii="Times New Roman" w:hAnsi="Times New Roman" w:cs="Times New Roman"/>
            <w:sz w:val="24"/>
            <w:szCs w:val="24"/>
          </w:rPr>
          <w:t xml:space="preserve">the need to carry out </w:t>
        </w:r>
      </w:ins>
      <w:r w:rsidRPr="00007284">
        <w:rPr>
          <w:rFonts w:ascii="Times New Roman" w:hAnsi="Times New Roman" w:cs="Times New Roman"/>
          <w:sz w:val="24"/>
          <w:szCs w:val="24"/>
        </w:rPr>
        <w:t>down-sampling process. Therefore, all approximation and detail coefficient sub</w:t>
      </w:r>
      <w:ins w:id="393" w:author="Tanish Sugnani" w:date="2017-05-21T03:41:00Z">
        <w:r w:rsidR="00DD2988">
          <w:rPr>
            <w:rFonts w:ascii="Times New Roman" w:hAnsi="Times New Roman" w:cs="Times New Roman"/>
            <w:sz w:val="24"/>
            <w:szCs w:val="24"/>
          </w:rPr>
          <w:t>-</w:t>
        </w:r>
      </w:ins>
      <w:r w:rsidRPr="00007284">
        <w:rPr>
          <w:rFonts w:ascii="Times New Roman" w:hAnsi="Times New Roman" w:cs="Times New Roman"/>
          <w:sz w:val="24"/>
          <w:szCs w:val="24"/>
        </w:rPr>
        <w:t>bands have the size same as the images source. In</w:t>
      </w:r>
      <w:ins w:id="394" w:author="Tanish Sugnani" w:date="2017-05-16T12:02:00Z">
        <w:r w:rsidR="00764940">
          <w:rPr>
            <w:rFonts w:ascii="Times New Roman" w:hAnsi="Times New Roman" w:cs="Times New Roman"/>
            <w:sz w:val="24"/>
            <w:szCs w:val="24"/>
          </w:rPr>
          <w:t xml:space="preserve"> </w:t>
        </w:r>
      </w:ins>
      <w:del w:id="395" w:author="Tanish Sugnani" w:date="2017-05-16T12:02:00Z">
        <w:r w:rsidRPr="00007284" w:rsidDel="00764940">
          <w:rPr>
            <w:rFonts w:ascii="Times New Roman" w:hAnsi="Times New Roman" w:cs="Times New Roman"/>
            <w:sz w:val="24"/>
            <w:szCs w:val="24"/>
          </w:rPr>
          <w:delText xml:space="preserve"> </w:delText>
        </w:r>
      </w:del>
      <w:ins w:id="396" w:author="SB" w:date="2017-05-14T12:11:00Z">
        <w:del w:id="397" w:author="Tanish Sugnani" w:date="2017-05-16T12:02:00Z">
          <w:r w:rsidR="00F777D1" w:rsidDel="00764940">
            <w:rPr>
              <w:rFonts w:ascii="Times New Roman" w:hAnsi="Times New Roman" w:cs="Times New Roman"/>
              <w:sz w:val="24"/>
              <w:szCs w:val="24"/>
            </w:rPr>
            <w:delText xml:space="preserve"> </w:delText>
          </w:r>
        </w:del>
        <w:r w:rsidR="00F777D1">
          <w:rPr>
            <w:rFonts w:ascii="Times New Roman" w:hAnsi="Times New Roman" w:cs="Times New Roman"/>
            <w:sz w:val="24"/>
            <w:szCs w:val="24"/>
          </w:rPr>
          <w:t>the</w:t>
        </w:r>
      </w:ins>
      <w:del w:id="398" w:author="SB" w:date="2017-05-14T12:11:00Z">
        <w:r w:rsidRPr="00007284" w:rsidDel="00F777D1">
          <w:rPr>
            <w:rFonts w:ascii="Times New Roman" w:hAnsi="Times New Roman" w:cs="Times New Roman"/>
            <w:sz w:val="24"/>
            <w:szCs w:val="24"/>
          </w:rPr>
          <w:delText>our</w:delText>
        </w:r>
      </w:del>
      <w:r w:rsidRPr="00007284">
        <w:rPr>
          <w:rFonts w:ascii="Times New Roman" w:hAnsi="Times New Roman" w:cs="Times New Roman"/>
          <w:sz w:val="24"/>
          <w:szCs w:val="24"/>
        </w:rPr>
        <w:t xml:space="preserve"> proposed method, two fused images are firstly decomposed into four sub</w:t>
      </w:r>
      <w:ins w:id="399" w:author="Tanish Sugnani" w:date="2017-05-21T03:41:00Z">
        <w:r w:rsidR="00DD2988">
          <w:rPr>
            <w:rFonts w:ascii="Times New Roman" w:hAnsi="Times New Roman" w:cs="Times New Roman"/>
            <w:sz w:val="24"/>
            <w:szCs w:val="24"/>
          </w:rPr>
          <w:t>-</w:t>
        </w:r>
      </w:ins>
      <w:r w:rsidRPr="00007284">
        <w:rPr>
          <w:rFonts w:ascii="Times New Roman" w:hAnsi="Times New Roman" w:cs="Times New Roman"/>
          <w:sz w:val="24"/>
          <w:szCs w:val="24"/>
        </w:rPr>
        <w:t>bands, which are one approximation sub</w:t>
      </w:r>
      <w:ins w:id="400" w:author="Tanish Sugnani" w:date="2017-05-21T03:41:00Z">
        <w:r w:rsidR="00DD2988">
          <w:rPr>
            <w:rFonts w:ascii="Times New Roman" w:hAnsi="Times New Roman" w:cs="Times New Roman"/>
            <w:sz w:val="24"/>
            <w:szCs w:val="24"/>
          </w:rPr>
          <w:t>-</w:t>
        </w:r>
      </w:ins>
      <w:r w:rsidRPr="00007284">
        <w:rPr>
          <w:rFonts w:ascii="Times New Roman" w:hAnsi="Times New Roman" w:cs="Times New Roman"/>
          <w:sz w:val="24"/>
          <w:szCs w:val="24"/>
        </w:rPr>
        <w:t>band (LL) and three details sub</w:t>
      </w:r>
      <w:ins w:id="401" w:author="Tanish Sugnani" w:date="2017-05-21T03:41:00Z">
        <w:r w:rsidR="00DD2988">
          <w:rPr>
            <w:rFonts w:ascii="Times New Roman" w:hAnsi="Times New Roman" w:cs="Times New Roman"/>
            <w:sz w:val="24"/>
            <w:szCs w:val="24"/>
          </w:rPr>
          <w:t>-</w:t>
        </w:r>
      </w:ins>
      <w:r w:rsidRPr="00007284">
        <w:rPr>
          <w:rFonts w:ascii="Times New Roman" w:hAnsi="Times New Roman" w:cs="Times New Roman"/>
          <w:sz w:val="24"/>
          <w:szCs w:val="24"/>
        </w:rPr>
        <w:t>bands (HL, LH and HH). The recovered fused image is reconstructed by performing the Inverse Stationary Wavelet Transform.</w:t>
      </w:r>
    </w:p>
    <w:p w14:paraId="74B21A5D" w14:textId="77777777" w:rsidR="00505CC7" w:rsidRPr="00007284" w:rsidRDefault="00505CC7">
      <w:pPr>
        <w:autoSpaceDE w:val="0"/>
        <w:autoSpaceDN w:val="0"/>
        <w:adjustRightInd w:val="0"/>
        <w:spacing w:after="0" w:line="360" w:lineRule="auto"/>
        <w:jc w:val="both"/>
        <w:rPr>
          <w:rFonts w:ascii="Times New Roman" w:hAnsi="Times New Roman" w:cs="Times New Roman"/>
          <w:sz w:val="24"/>
          <w:szCs w:val="24"/>
        </w:rPr>
        <w:pPrChange w:id="402" w:author="Tanish Sugnani" w:date="2017-05-16T12:04:00Z">
          <w:pPr>
            <w:autoSpaceDE w:val="0"/>
            <w:autoSpaceDN w:val="0"/>
            <w:adjustRightInd w:val="0"/>
            <w:spacing w:after="0" w:line="360" w:lineRule="auto"/>
          </w:pPr>
        </w:pPrChange>
      </w:pPr>
      <w:r w:rsidRPr="00007284">
        <w:rPr>
          <w:rFonts w:ascii="Times New Roman" w:hAnsi="Times New Roman" w:cs="Times New Roman"/>
          <w:sz w:val="24"/>
          <w:szCs w:val="24"/>
        </w:rPr>
        <w:t>Stationary Wavelet Transform (SWT) is similar to Discrete Wavelet Transform (DWT) but the only process of down-sampling is suppressed that means the SWT is translation-invariant.</w:t>
      </w:r>
    </w:p>
    <w:p w14:paraId="6FAA679B" w14:textId="77777777" w:rsidR="00505CC7" w:rsidRPr="00007284" w:rsidRDefault="00505CC7">
      <w:pPr>
        <w:autoSpaceDE w:val="0"/>
        <w:autoSpaceDN w:val="0"/>
        <w:adjustRightInd w:val="0"/>
        <w:spacing w:after="0" w:line="360" w:lineRule="auto"/>
        <w:jc w:val="both"/>
        <w:rPr>
          <w:rFonts w:ascii="Times New Roman" w:hAnsi="Times New Roman" w:cs="Times New Roman"/>
          <w:sz w:val="24"/>
          <w:szCs w:val="24"/>
        </w:rPr>
        <w:pPrChange w:id="403" w:author="Tanish Sugnani" w:date="2017-05-16T12:04:00Z">
          <w:pPr>
            <w:autoSpaceDE w:val="0"/>
            <w:autoSpaceDN w:val="0"/>
            <w:adjustRightInd w:val="0"/>
            <w:spacing w:after="0" w:line="360" w:lineRule="auto"/>
          </w:pPr>
        </w:pPrChange>
      </w:pPr>
      <w:r w:rsidRPr="00007284">
        <w:rPr>
          <w:rFonts w:ascii="Times New Roman" w:hAnsi="Times New Roman" w:cs="Times New Roman"/>
          <w:color w:val="231F20"/>
          <w:sz w:val="24"/>
          <w:szCs w:val="24"/>
        </w:rPr>
        <w:t>Stationary wavelet transform is an efficient algorithm for remote sensing image fusion.</w:t>
      </w:r>
    </w:p>
    <w:p w14:paraId="77558F08" w14:textId="22DB432C" w:rsidR="00505CC7" w:rsidRPr="00007284" w:rsidDel="006777C8" w:rsidRDefault="00505CC7">
      <w:pPr>
        <w:autoSpaceDE w:val="0"/>
        <w:autoSpaceDN w:val="0"/>
        <w:adjustRightInd w:val="0"/>
        <w:spacing w:after="0" w:line="360" w:lineRule="auto"/>
        <w:jc w:val="both"/>
        <w:rPr>
          <w:del w:id="404" w:author="Tanish Sugnani" w:date="2017-05-16T17:30:00Z"/>
          <w:rFonts w:ascii="Times New Roman" w:hAnsi="Times New Roman" w:cs="Times New Roman"/>
          <w:sz w:val="24"/>
          <w:szCs w:val="24"/>
        </w:rPr>
        <w:pPrChange w:id="405" w:author="Tanish Sugnani" w:date="2017-05-16T12:04:00Z">
          <w:pPr>
            <w:autoSpaceDE w:val="0"/>
            <w:autoSpaceDN w:val="0"/>
            <w:adjustRightInd w:val="0"/>
            <w:spacing w:after="0" w:line="360" w:lineRule="auto"/>
          </w:pPr>
        </w:pPrChange>
      </w:pPr>
      <w:r w:rsidRPr="00007284">
        <w:rPr>
          <w:rFonts w:ascii="Times New Roman" w:hAnsi="Times New Roman" w:cs="Times New Roman"/>
          <w:sz w:val="24"/>
          <w:szCs w:val="24"/>
        </w:rPr>
        <w:t>The SWT method can be described as at each level, when the high and low pass filters are applied to the data, the two new sequences have the same length as the original sequences. To do this, the original data is not decimated, however, the filters at each level are modified by padding them out with zeros.</w:t>
      </w:r>
      <w:ins w:id="406" w:author="Tanish Sugnani" w:date="2017-05-16T17:30:00Z">
        <w:r w:rsidR="006777C8">
          <w:rPr>
            <w:rFonts w:ascii="Times New Roman" w:eastAsia="CMR10" w:hAnsi="Times New Roman" w:cs="Times New Roman"/>
            <w:sz w:val="24"/>
            <w:szCs w:val="24"/>
          </w:rPr>
          <w:t xml:space="preserve"> </w:t>
        </w:r>
      </w:ins>
    </w:p>
    <w:p w14:paraId="285D0B23" w14:textId="50ACA396" w:rsidR="00505CC7" w:rsidRPr="00007284" w:rsidDel="006777C8" w:rsidRDefault="00505CC7">
      <w:pPr>
        <w:autoSpaceDE w:val="0"/>
        <w:autoSpaceDN w:val="0"/>
        <w:adjustRightInd w:val="0"/>
        <w:spacing w:after="0" w:line="360" w:lineRule="auto"/>
        <w:jc w:val="both"/>
        <w:rPr>
          <w:del w:id="407" w:author="Tanish Sugnani" w:date="2017-05-16T17:30:00Z"/>
          <w:rFonts w:ascii="Times New Roman" w:eastAsia="CMR10" w:hAnsi="Times New Roman" w:cs="Times New Roman"/>
          <w:sz w:val="24"/>
          <w:szCs w:val="24"/>
        </w:rPr>
        <w:pPrChange w:id="408" w:author="Tanish Sugnani" w:date="2017-05-16T12:04:00Z">
          <w:pPr>
            <w:autoSpaceDE w:val="0"/>
            <w:autoSpaceDN w:val="0"/>
            <w:adjustRightInd w:val="0"/>
            <w:spacing w:after="0" w:line="360" w:lineRule="auto"/>
          </w:pPr>
        </w:pPrChange>
      </w:pPr>
      <w:r w:rsidRPr="00007284">
        <w:rPr>
          <w:rFonts w:ascii="Times New Roman" w:eastAsia="CMR10" w:hAnsi="Times New Roman" w:cs="Times New Roman"/>
          <w:sz w:val="24"/>
          <w:szCs w:val="24"/>
        </w:rPr>
        <w:t>As the SWT has no dyadic decimation at each decomposition level, it yields an over</w:t>
      </w:r>
      <w:r w:rsidR="003F3E37">
        <w:rPr>
          <w:rFonts w:ascii="Times New Roman" w:eastAsia="CMR10" w:hAnsi="Times New Roman" w:cs="Times New Roman"/>
          <w:sz w:val="24"/>
          <w:szCs w:val="24"/>
        </w:rPr>
        <w:t xml:space="preserve"> </w:t>
      </w:r>
      <w:r w:rsidRPr="00007284">
        <w:rPr>
          <w:rFonts w:ascii="Times New Roman" w:eastAsia="CMR10" w:hAnsi="Times New Roman" w:cs="Times New Roman"/>
          <w:sz w:val="24"/>
          <w:szCs w:val="24"/>
        </w:rPr>
        <w:t>complete wavelet decomposition and guarantees the result to be both aliasing-free and translation invariant.</w:t>
      </w:r>
      <w:ins w:id="409" w:author="Tanish Sugnani" w:date="2017-05-16T17:30:00Z">
        <w:r w:rsidR="006777C8">
          <w:rPr>
            <w:rFonts w:ascii="Times New Roman" w:eastAsia="CMR10" w:hAnsi="Times New Roman" w:cs="Times New Roman"/>
            <w:sz w:val="24"/>
            <w:szCs w:val="24"/>
          </w:rPr>
          <w:t xml:space="preserve"> </w:t>
        </w:r>
      </w:ins>
    </w:p>
    <w:p w14:paraId="1481007B" w14:textId="5B2130F9" w:rsidR="007B3867" w:rsidRDefault="00505CC7" w:rsidP="007B3867">
      <w:pPr>
        <w:autoSpaceDE w:val="0"/>
        <w:autoSpaceDN w:val="0"/>
        <w:adjustRightInd w:val="0"/>
        <w:spacing w:after="0" w:line="360" w:lineRule="auto"/>
        <w:jc w:val="both"/>
        <w:rPr>
          <w:ins w:id="410" w:author="Tanish Sugnani" w:date="2017-05-16T12:05:00Z"/>
          <w:rFonts w:ascii="Times New Roman" w:eastAsia="CMR10" w:hAnsi="Times New Roman" w:cs="Times New Roman"/>
          <w:sz w:val="24"/>
          <w:szCs w:val="24"/>
        </w:rPr>
      </w:pPr>
      <w:r w:rsidRPr="00007284">
        <w:rPr>
          <w:rFonts w:ascii="Times New Roman" w:eastAsia="CMR10" w:hAnsi="Times New Roman" w:cs="Times New Roman"/>
          <w:sz w:val="24"/>
          <w:szCs w:val="24"/>
        </w:rPr>
        <w:t>However, SWT parameters, such as the choice of the wavelet basis and number of decomposition levels, can affect its performance on image fusion. Each wavelet has its unique</w:t>
      </w:r>
      <w:r w:rsidR="003F3E37">
        <w:rPr>
          <w:rFonts w:ascii="Times New Roman" w:eastAsia="CMR10" w:hAnsi="Times New Roman" w:cs="Times New Roman"/>
          <w:sz w:val="24"/>
          <w:szCs w:val="24"/>
        </w:rPr>
        <w:t xml:space="preserve"> </w:t>
      </w:r>
      <w:r w:rsidRPr="00007284">
        <w:rPr>
          <w:rFonts w:ascii="Times New Roman" w:eastAsia="CMR10" w:hAnsi="Times New Roman" w:cs="Times New Roman"/>
          <w:sz w:val="24"/>
          <w:szCs w:val="24"/>
        </w:rPr>
        <w:t>decomposition and reconstruction method, which leads to differences on the fusion</w:t>
      </w:r>
      <w:r w:rsidR="003F3E37">
        <w:rPr>
          <w:rFonts w:ascii="Times New Roman" w:eastAsia="CMR10" w:hAnsi="Times New Roman" w:cs="Times New Roman"/>
          <w:sz w:val="24"/>
          <w:szCs w:val="24"/>
        </w:rPr>
        <w:t xml:space="preserve"> </w:t>
      </w:r>
      <w:r w:rsidRPr="00007284">
        <w:rPr>
          <w:rFonts w:ascii="Times New Roman" w:eastAsia="CMR10" w:hAnsi="Times New Roman" w:cs="Times New Roman"/>
          <w:sz w:val="24"/>
          <w:szCs w:val="24"/>
        </w:rPr>
        <w:t>performance. Moreover, the decomposition level also has a critical effect on the</w:t>
      </w:r>
      <w:r w:rsidR="003F3E37">
        <w:rPr>
          <w:rFonts w:ascii="Times New Roman" w:eastAsia="CMR10" w:hAnsi="Times New Roman" w:cs="Times New Roman"/>
          <w:sz w:val="24"/>
          <w:szCs w:val="24"/>
        </w:rPr>
        <w:t xml:space="preserve"> </w:t>
      </w:r>
      <w:r w:rsidRPr="00007284">
        <w:rPr>
          <w:rFonts w:ascii="Times New Roman" w:eastAsia="CMR10" w:hAnsi="Times New Roman" w:cs="Times New Roman"/>
          <w:sz w:val="24"/>
          <w:szCs w:val="24"/>
        </w:rPr>
        <w:t>fusion performance.</w:t>
      </w:r>
    </w:p>
    <w:p w14:paraId="2F8AD2DF" w14:textId="34422AEF" w:rsidR="00505CC7" w:rsidRPr="007B3867" w:rsidRDefault="007B3867">
      <w:pPr>
        <w:tabs>
          <w:tab w:val="left" w:pos="3225"/>
        </w:tabs>
        <w:rPr>
          <w:rFonts w:ascii="Times New Roman" w:eastAsia="CMR10" w:hAnsi="Times New Roman" w:cs="Times New Roman"/>
          <w:sz w:val="24"/>
          <w:szCs w:val="24"/>
        </w:rPr>
        <w:pPrChange w:id="411" w:author="Tanish Sugnani" w:date="2017-05-16T12:05:00Z">
          <w:pPr>
            <w:autoSpaceDE w:val="0"/>
            <w:autoSpaceDN w:val="0"/>
            <w:adjustRightInd w:val="0"/>
            <w:spacing w:after="0" w:line="360" w:lineRule="auto"/>
          </w:pPr>
        </w:pPrChange>
      </w:pPr>
      <w:ins w:id="412" w:author="Tanish Sugnani" w:date="2017-05-16T12:05:00Z">
        <w:r>
          <w:rPr>
            <w:rFonts w:ascii="Times New Roman" w:eastAsia="CMR10" w:hAnsi="Times New Roman" w:cs="Times New Roman"/>
            <w:sz w:val="24"/>
            <w:szCs w:val="24"/>
          </w:rPr>
          <w:lastRenderedPageBreak/>
          <w:tab/>
        </w:r>
      </w:ins>
      <w:ins w:id="413" w:author="Tanish Sugnani" w:date="2017-05-16T17:30:00Z">
        <w:r w:rsidR="006777C8" w:rsidRPr="00505CC7">
          <w:rPr>
            <w:rFonts w:ascii="Times New Roman" w:hAnsi="Times New Roman" w:cs="Times New Roman"/>
            <w:b/>
            <w:noProof/>
            <w:sz w:val="28"/>
            <w:szCs w:val="28"/>
            <w:lang w:val="en-US"/>
            <w:rPrChange w:id="414" w:author="Unknown">
              <w:rPr>
                <w:noProof/>
                <w:lang w:val="en-US"/>
              </w:rPr>
            </w:rPrChange>
          </w:rPr>
          <w:drawing>
            <wp:inline distT="0" distB="0" distL="0" distR="0" wp14:anchorId="6975D715" wp14:editId="7E87E153">
              <wp:extent cx="5100526" cy="42672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8985" cy="4274277"/>
                      </a:xfrm>
                      <a:prstGeom prst="rect">
                        <a:avLst/>
                      </a:prstGeom>
                      <a:noFill/>
                      <a:ln>
                        <a:noFill/>
                      </a:ln>
                    </pic:spPr>
                  </pic:pic>
                </a:graphicData>
              </a:graphic>
            </wp:inline>
          </w:drawing>
        </w:r>
      </w:ins>
    </w:p>
    <w:p w14:paraId="33FC1C17" w14:textId="36202DF1" w:rsidR="00865D0B" w:rsidRPr="00DD2988" w:rsidRDefault="00AA5398" w:rsidP="00865D0B">
      <w:pPr>
        <w:autoSpaceDE w:val="0"/>
        <w:autoSpaceDN w:val="0"/>
        <w:adjustRightInd w:val="0"/>
        <w:spacing w:after="0" w:line="360" w:lineRule="auto"/>
        <w:rPr>
          <w:rFonts w:ascii="Times New Roman" w:eastAsia="CMR10" w:hAnsi="Times New Roman" w:cs="Times New Roman"/>
          <w:b/>
          <w:sz w:val="24"/>
          <w:szCs w:val="24"/>
          <w:rPrChange w:id="415" w:author="Tanish Sugnani" w:date="2017-05-21T03:42:00Z">
            <w:rPr>
              <w:rFonts w:ascii="Times New Roman" w:eastAsia="CMR10" w:hAnsi="Times New Roman" w:cs="Times New Roman"/>
              <w:sz w:val="24"/>
              <w:szCs w:val="24"/>
            </w:rPr>
          </w:rPrChange>
        </w:rPr>
      </w:pPr>
      <w:ins w:id="416" w:author="Tanish Sugnani" w:date="2017-05-16T18:21:00Z">
        <w:r w:rsidRPr="00DD2988">
          <w:rPr>
            <w:rFonts w:ascii="Times New Roman" w:eastAsia="CMR10" w:hAnsi="Times New Roman" w:cs="Times New Roman"/>
            <w:b/>
            <w:sz w:val="24"/>
            <w:szCs w:val="24"/>
            <w:rPrChange w:id="417" w:author="Tanish Sugnani" w:date="2017-05-21T03:42:00Z">
              <w:rPr>
                <w:rFonts w:ascii="Times New Roman" w:eastAsia="CMR10" w:hAnsi="Times New Roman" w:cs="Times New Roman"/>
                <w:sz w:val="24"/>
                <w:szCs w:val="24"/>
              </w:rPr>
            </w:rPrChange>
          </w:rPr>
          <w:t>Fig 2.1</w:t>
        </w:r>
      </w:ins>
      <w:ins w:id="418" w:author="Tanish Sugnani" w:date="2017-05-16T18:26:00Z">
        <w:r w:rsidR="00DD2988">
          <w:rPr>
            <w:rFonts w:ascii="Times New Roman" w:eastAsia="CMR10" w:hAnsi="Times New Roman" w:cs="Times New Roman"/>
            <w:b/>
            <w:sz w:val="24"/>
            <w:szCs w:val="24"/>
            <w:rPrChange w:id="419" w:author="Tanish Sugnani" w:date="2017-05-21T03:42:00Z">
              <w:rPr>
                <w:rFonts w:ascii="Times New Roman" w:eastAsia="CMR10" w:hAnsi="Times New Roman" w:cs="Times New Roman"/>
                <w:b/>
                <w:sz w:val="24"/>
                <w:szCs w:val="24"/>
              </w:rPr>
            </w:rPrChange>
          </w:rPr>
          <w:t>:</w:t>
        </w:r>
      </w:ins>
      <w:ins w:id="420" w:author="Tanish Sugnani" w:date="2017-05-16T18:21:00Z">
        <w:r w:rsidRPr="00DD2988">
          <w:rPr>
            <w:rFonts w:ascii="Times New Roman" w:eastAsia="CMR10" w:hAnsi="Times New Roman" w:cs="Times New Roman"/>
            <w:b/>
            <w:sz w:val="24"/>
            <w:szCs w:val="24"/>
            <w:rPrChange w:id="421" w:author="Tanish Sugnani" w:date="2017-05-21T03:42:00Z">
              <w:rPr>
                <w:rFonts w:ascii="Times New Roman" w:eastAsia="CMR10" w:hAnsi="Times New Roman" w:cs="Times New Roman"/>
                <w:sz w:val="24"/>
                <w:szCs w:val="24"/>
              </w:rPr>
            </w:rPrChange>
          </w:rPr>
          <w:t xml:space="preserve"> </w:t>
        </w:r>
      </w:ins>
      <w:ins w:id="422" w:author="Tanish Sugnani" w:date="2017-05-16T18:26:00Z">
        <w:r w:rsidRPr="00DD2988">
          <w:rPr>
            <w:rFonts w:ascii="Times New Roman" w:eastAsia="CMR10" w:hAnsi="Times New Roman" w:cs="Times New Roman"/>
            <w:b/>
            <w:sz w:val="24"/>
            <w:szCs w:val="24"/>
            <w:rPrChange w:id="423" w:author="Tanish Sugnani" w:date="2017-05-21T03:42:00Z">
              <w:rPr>
                <w:rFonts w:ascii="Times New Roman" w:eastAsia="CMR10" w:hAnsi="Times New Roman" w:cs="Times New Roman"/>
                <w:sz w:val="24"/>
                <w:szCs w:val="24"/>
              </w:rPr>
            </w:rPrChange>
          </w:rPr>
          <w:t xml:space="preserve">Schematic diagram for image fusion using SWT. </w:t>
        </w:r>
      </w:ins>
      <w:commentRangeStart w:id="424"/>
      <w:del w:id="425" w:author="Tanish Sugnani" w:date="2017-05-16T17:30:00Z">
        <w:r w:rsidR="00865D0B" w:rsidRPr="00DD2988" w:rsidDel="006777C8">
          <w:rPr>
            <w:rFonts w:ascii="Times New Roman" w:hAnsi="Times New Roman" w:cs="Times New Roman"/>
            <w:b/>
            <w:noProof/>
            <w:sz w:val="24"/>
            <w:szCs w:val="24"/>
            <w:lang w:val="en-US"/>
            <w:rPrChange w:id="426" w:author="Tanish Sugnani" w:date="2017-05-21T03:42:00Z">
              <w:rPr>
                <w:noProof/>
                <w:lang w:val="en-US"/>
              </w:rPr>
            </w:rPrChange>
          </w:rPr>
          <w:drawing>
            <wp:inline distT="0" distB="0" distL="0" distR="0" wp14:anchorId="6B4EC05D" wp14:editId="4736A9B2">
              <wp:extent cx="4500405" cy="44604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2861" cy="4462926"/>
                      </a:xfrm>
                      <a:prstGeom prst="rect">
                        <a:avLst/>
                      </a:prstGeom>
                      <a:noFill/>
                      <a:ln>
                        <a:noFill/>
                      </a:ln>
                    </pic:spPr>
                  </pic:pic>
                </a:graphicData>
              </a:graphic>
            </wp:inline>
          </w:drawing>
        </w:r>
      </w:del>
      <w:commentRangeEnd w:id="424"/>
      <w:r w:rsidR="00F777D1" w:rsidRPr="00DD2988">
        <w:rPr>
          <w:rStyle w:val="CommentReference"/>
          <w:rFonts w:ascii="Times New Roman" w:hAnsi="Times New Roman" w:cs="Times New Roman"/>
          <w:b/>
          <w:sz w:val="24"/>
          <w:szCs w:val="24"/>
          <w:rPrChange w:id="427" w:author="Tanish Sugnani" w:date="2017-05-21T03:42:00Z">
            <w:rPr>
              <w:rStyle w:val="CommentReference"/>
            </w:rPr>
          </w:rPrChange>
        </w:rPr>
        <w:commentReference w:id="424"/>
      </w:r>
    </w:p>
    <w:p w14:paraId="69CE7B0A" w14:textId="77777777" w:rsidR="00865D0B" w:rsidDel="006421E9" w:rsidRDefault="00865D0B" w:rsidP="00B24328">
      <w:pPr>
        <w:autoSpaceDE w:val="0"/>
        <w:autoSpaceDN w:val="0"/>
        <w:adjustRightInd w:val="0"/>
        <w:spacing w:after="0" w:line="240" w:lineRule="auto"/>
        <w:rPr>
          <w:del w:id="428" w:author="Tanish Sugnani" w:date="2017-05-16T17:33:00Z"/>
          <w:rFonts w:ascii="Times New Roman" w:eastAsia="CMR10" w:hAnsi="Times New Roman" w:cs="Times New Roman"/>
          <w:sz w:val="24"/>
          <w:szCs w:val="24"/>
        </w:rPr>
      </w:pPr>
    </w:p>
    <w:p w14:paraId="65D7D543" w14:textId="77777777" w:rsidR="006421E9" w:rsidRPr="00865D0B" w:rsidRDefault="006421E9" w:rsidP="00865D0B">
      <w:pPr>
        <w:autoSpaceDE w:val="0"/>
        <w:autoSpaceDN w:val="0"/>
        <w:adjustRightInd w:val="0"/>
        <w:spacing w:after="0" w:line="360" w:lineRule="auto"/>
        <w:rPr>
          <w:ins w:id="429" w:author="Tanish Sugnani" w:date="2017-05-20T20:57:00Z"/>
          <w:rFonts w:ascii="Times New Roman" w:eastAsia="CMR10" w:hAnsi="Times New Roman" w:cs="Times New Roman"/>
          <w:sz w:val="24"/>
          <w:szCs w:val="24"/>
        </w:rPr>
      </w:pPr>
    </w:p>
    <w:p w14:paraId="315322EC" w14:textId="53519239" w:rsidR="00B24328" w:rsidRPr="00942103" w:rsidRDefault="00942103" w:rsidP="00B24328">
      <w:pPr>
        <w:autoSpaceDE w:val="0"/>
        <w:autoSpaceDN w:val="0"/>
        <w:adjustRightInd w:val="0"/>
        <w:spacing w:after="0" w:line="240" w:lineRule="auto"/>
        <w:rPr>
          <w:rFonts w:ascii="Times New Roman" w:hAnsi="Times New Roman" w:cs="Times New Roman"/>
          <w:b/>
          <w:sz w:val="28"/>
          <w:rPrChange w:id="430" w:author="Tanish Sugnani" w:date="2017-05-20T21:04:00Z">
            <w:rPr>
              <w:rFonts w:ascii="Times New Roman" w:hAnsi="Times New Roman" w:cs="Times New Roman"/>
              <w:b/>
              <w:sz w:val="32"/>
              <w:u w:val="single"/>
            </w:rPr>
          </w:rPrChange>
        </w:rPr>
      </w:pPr>
      <w:ins w:id="431" w:author="Tanish Sugnani" w:date="2017-05-16T12:03:00Z">
        <w:r w:rsidRPr="00942103">
          <w:rPr>
            <w:rFonts w:ascii="Times New Roman" w:hAnsi="Times New Roman" w:cs="Times New Roman"/>
            <w:b/>
            <w:sz w:val="28"/>
            <w:rPrChange w:id="432" w:author="Tanish Sugnani" w:date="2017-05-20T21:04:00Z">
              <w:rPr>
                <w:rFonts w:ascii="Times New Roman" w:hAnsi="Times New Roman" w:cs="Times New Roman"/>
                <w:b/>
                <w:sz w:val="32"/>
              </w:rPr>
            </w:rPrChange>
          </w:rPr>
          <w:t>2.2.2</w:t>
        </w:r>
        <w:r w:rsidR="00764940" w:rsidRPr="00942103">
          <w:rPr>
            <w:rFonts w:ascii="Times New Roman" w:hAnsi="Times New Roman" w:cs="Times New Roman"/>
            <w:b/>
            <w:sz w:val="28"/>
            <w:rPrChange w:id="433" w:author="Tanish Sugnani" w:date="2017-05-20T21:04:00Z">
              <w:rPr>
                <w:rFonts w:ascii="Times New Roman" w:hAnsi="Times New Roman" w:cs="Times New Roman"/>
                <w:b/>
                <w:sz w:val="32"/>
              </w:rPr>
            </w:rPrChange>
          </w:rPr>
          <w:t xml:space="preserve"> </w:t>
        </w:r>
      </w:ins>
      <w:ins w:id="434" w:author="Tanish Sugnani" w:date="2017-05-16T11:59:00Z">
        <w:r w:rsidR="00764940" w:rsidRPr="00942103">
          <w:rPr>
            <w:rFonts w:ascii="Times New Roman" w:hAnsi="Times New Roman" w:cs="Times New Roman"/>
            <w:b/>
            <w:sz w:val="28"/>
            <w:rPrChange w:id="435" w:author="Tanish Sugnani" w:date="2017-05-20T21:04:00Z">
              <w:rPr>
                <w:rFonts w:ascii="Times New Roman" w:hAnsi="Times New Roman" w:cs="Times New Roman"/>
                <w:b/>
                <w:sz w:val="32"/>
                <w:u w:val="single"/>
              </w:rPr>
            </w:rPrChange>
          </w:rPr>
          <w:t>Pulse Coupled Neural Network (</w:t>
        </w:r>
      </w:ins>
      <w:r w:rsidR="00B24328" w:rsidRPr="00942103">
        <w:rPr>
          <w:rFonts w:ascii="Times New Roman" w:hAnsi="Times New Roman" w:cs="Times New Roman"/>
          <w:b/>
          <w:sz w:val="28"/>
          <w:rPrChange w:id="436" w:author="Tanish Sugnani" w:date="2017-05-20T21:04:00Z">
            <w:rPr>
              <w:rFonts w:ascii="Times New Roman" w:hAnsi="Times New Roman" w:cs="Times New Roman"/>
              <w:b/>
              <w:sz w:val="32"/>
              <w:u w:val="single"/>
            </w:rPr>
          </w:rPrChange>
        </w:rPr>
        <w:t>PCNN</w:t>
      </w:r>
      <w:ins w:id="437" w:author="SB" w:date="2017-05-14T12:08:00Z">
        <w:del w:id="438" w:author="Tanish Sugnani" w:date="2017-05-20T16:42:00Z">
          <w:r w:rsidR="0005336D" w:rsidRPr="00942103" w:rsidDel="001F110E">
            <w:rPr>
              <w:rFonts w:ascii="Times New Roman" w:hAnsi="Times New Roman" w:cs="Times New Roman"/>
              <w:b/>
              <w:sz w:val="28"/>
              <w:rPrChange w:id="439" w:author="Tanish Sugnani" w:date="2017-05-20T21:04:00Z">
                <w:rPr>
                  <w:rFonts w:ascii="Times New Roman" w:hAnsi="Times New Roman" w:cs="Times New Roman"/>
                  <w:b/>
                  <w:sz w:val="32"/>
                  <w:u w:val="single"/>
                </w:rPr>
              </w:rPrChange>
            </w:rPr>
            <w:delText xml:space="preserve"> </w:delText>
          </w:r>
        </w:del>
      </w:ins>
      <w:ins w:id="440" w:author="Tanish Sugnani" w:date="2017-05-16T11:59:00Z">
        <w:r w:rsidR="00764940" w:rsidRPr="00942103">
          <w:rPr>
            <w:rFonts w:ascii="Times New Roman" w:hAnsi="Times New Roman" w:cs="Times New Roman"/>
            <w:b/>
            <w:sz w:val="28"/>
            <w:rPrChange w:id="441" w:author="Tanish Sugnani" w:date="2017-05-20T21:04:00Z">
              <w:rPr>
                <w:rFonts w:ascii="Times New Roman" w:hAnsi="Times New Roman" w:cs="Times New Roman"/>
                <w:b/>
                <w:sz w:val="32"/>
                <w:u w:val="single"/>
              </w:rPr>
            </w:rPrChange>
          </w:rPr>
          <w:t>)</w:t>
        </w:r>
      </w:ins>
    </w:p>
    <w:p w14:paraId="5D6F8DFA" w14:textId="77777777" w:rsidR="00B24328" w:rsidRDefault="00B24328" w:rsidP="00B24328">
      <w:pPr>
        <w:autoSpaceDE w:val="0"/>
        <w:autoSpaceDN w:val="0"/>
        <w:adjustRightInd w:val="0"/>
        <w:spacing w:after="0" w:line="240" w:lineRule="auto"/>
        <w:rPr>
          <w:rFonts w:ascii="Times New Roman" w:hAnsi="Times New Roman" w:cs="Times New Roman"/>
          <w:b/>
          <w:sz w:val="32"/>
          <w:u w:val="single"/>
        </w:rPr>
      </w:pPr>
    </w:p>
    <w:p w14:paraId="1BA68C49" w14:textId="77777777" w:rsidR="00B24328" w:rsidRPr="00007284" w:rsidRDefault="00B24328">
      <w:pPr>
        <w:autoSpaceDE w:val="0"/>
        <w:autoSpaceDN w:val="0"/>
        <w:adjustRightInd w:val="0"/>
        <w:spacing w:after="0" w:line="360" w:lineRule="auto"/>
        <w:jc w:val="both"/>
        <w:rPr>
          <w:rFonts w:ascii="Times New Roman" w:hAnsi="Times New Roman" w:cs="Times New Roman"/>
          <w:sz w:val="24"/>
          <w:szCs w:val="24"/>
        </w:rPr>
        <w:pPrChange w:id="442" w:author="Tanish Sugnani" w:date="2017-05-16T12:08:00Z">
          <w:pPr>
            <w:autoSpaceDE w:val="0"/>
            <w:autoSpaceDN w:val="0"/>
            <w:adjustRightInd w:val="0"/>
            <w:spacing w:after="0" w:line="360" w:lineRule="auto"/>
          </w:pPr>
        </w:pPrChange>
      </w:pPr>
      <w:r w:rsidRPr="00007284">
        <w:rPr>
          <w:rFonts w:ascii="Times New Roman" w:hAnsi="Times New Roman" w:cs="Times New Roman"/>
          <w:sz w:val="24"/>
          <w:szCs w:val="24"/>
        </w:rPr>
        <w:t>PCNN plays an important role in the image fusion process in choosing the best-quality image block for fused image.</w:t>
      </w:r>
    </w:p>
    <w:p w14:paraId="5F60858A" w14:textId="77777777" w:rsidR="00B24328" w:rsidRPr="00007284" w:rsidRDefault="00B24328">
      <w:pPr>
        <w:spacing w:line="360" w:lineRule="auto"/>
        <w:jc w:val="both"/>
        <w:rPr>
          <w:rFonts w:ascii="Times New Roman" w:hAnsi="Times New Roman" w:cs="Times New Roman"/>
          <w:sz w:val="24"/>
          <w:szCs w:val="24"/>
        </w:rPr>
        <w:pPrChange w:id="443" w:author="Tanish Sugnani" w:date="2017-05-16T12:08:00Z">
          <w:pPr>
            <w:spacing w:line="360" w:lineRule="auto"/>
          </w:pPr>
        </w:pPrChange>
      </w:pPr>
      <w:r w:rsidRPr="00007284">
        <w:rPr>
          <w:rFonts w:ascii="Times New Roman" w:hAnsi="Times New Roman" w:cs="Times New Roman"/>
          <w:sz w:val="24"/>
          <w:szCs w:val="24"/>
        </w:rPr>
        <w:t xml:space="preserve">Pulse-coupled neural network (PCNN) is a novel artificial neural network model developed by Eckhorn in 1990 and based on the experimental observations of synchronous pulse bursts in a cat’s and monkey’s visual cortex. It is characterized by the global coupling and pulse synchronization of neurons. These characteristics benefit image fusion which makes use of local image information. </w:t>
      </w:r>
    </w:p>
    <w:p w14:paraId="14EFE1BE" w14:textId="77777777" w:rsidR="00B24328" w:rsidRPr="00007284" w:rsidRDefault="00B24328">
      <w:pPr>
        <w:spacing w:line="360" w:lineRule="auto"/>
        <w:jc w:val="both"/>
        <w:rPr>
          <w:rFonts w:ascii="Times New Roman" w:hAnsi="Times New Roman" w:cs="Times New Roman"/>
          <w:sz w:val="24"/>
          <w:szCs w:val="24"/>
        </w:rPr>
        <w:pPrChange w:id="444" w:author="Tanish Sugnani" w:date="2017-05-16T12:08:00Z">
          <w:pPr>
            <w:spacing w:line="360" w:lineRule="auto"/>
          </w:pPr>
        </w:pPrChange>
      </w:pPr>
      <w:r w:rsidRPr="00007284">
        <w:rPr>
          <w:rFonts w:ascii="Times New Roman" w:hAnsi="Times New Roman" w:cs="Times New Roman"/>
          <w:sz w:val="24"/>
          <w:szCs w:val="24"/>
        </w:rPr>
        <w:t>To some extent, the standard PCNN structurally limits its application in image fusion. In order to make PCNN more suitable for image fusion, we improve the standard PCNN and propose the dual-channel PCNN, which can solve the problem of complication and inefficiency of PCNN methods very well.</w:t>
      </w:r>
    </w:p>
    <w:p w14:paraId="51B3EAFF" w14:textId="77777777" w:rsidR="00B24328" w:rsidRPr="00007284" w:rsidRDefault="008C275E" w:rsidP="00865D0B">
      <w:pPr>
        <w:spacing w:line="360" w:lineRule="auto"/>
        <w:rPr>
          <w:rFonts w:ascii="Times New Roman" w:hAnsi="Times New Roman" w:cs="Times New Roman"/>
          <w:b/>
          <w:sz w:val="24"/>
          <w:szCs w:val="24"/>
        </w:rPr>
      </w:pPr>
      <w:r w:rsidRPr="008C275E">
        <w:rPr>
          <w:rFonts w:ascii="Times New Roman" w:hAnsi="Times New Roman" w:cs="Times New Roman"/>
          <w:b/>
          <w:noProof/>
          <w:sz w:val="24"/>
          <w:szCs w:val="24"/>
          <w:lang w:val="en-US"/>
        </w:rPr>
        <w:lastRenderedPageBreak/>
        <w:drawing>
          <wp:inline distT="0" distB="0" distL="0" distR="0" wp14:anchorId="1718D986" wp14:editId="2F5DA493">
            <wp:extent cx="5502910" cy="45720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tretch>
                      <a:fillRect/>
                    </a:stretch>
                  </pic:blipFill>
                  <pic:spPr bwMode="auto">
                    <a:xfrm>
                      <a:off x="0" y="0"/>
                      <a:ext cx="5506624" cy="4575086"/>
                    </a:xfrm>
                    <a:prstGeom prst="rect">
                      <a:avLst/>
                    </a:prstGeom>
                    <a:noFill/>
                    <a:ln>
                      <a:noFill/>
                    </a:ln>
                  </pic:spPr>
                </pic:pic>
              </a:graphicData>
            </a:graphic>
          </wp:inline>
        </w:drawing>
      </w:r>
    </w:p>
    <w:p w14:paraId="7E4B2295" w14:textId="1CED282E" w:rsidR="000630B4" w:rsidRPr="00DD2988" w:rsidRDefault="00DD2988" w:rsidP="00865D0B">
      <w:pPr>
        <w:spacing w:line="360" w:lineRule="auto"/>
        <w:rPr>
          <w:rFonts w:ascii="Times New Roman" w:hAnsi="Times New Roman" w:cs="Times New Roman"/>
          <w:b/>
          <w:sz w:val="24"/>
          <w:szCs w:val="24"/>
          <w:rPrChange w:id="445" w:author="Tanish Sugnani" w:date="2017-05-21T03:42:00Z">
            <w:rPr>
              <w:rFonts w:ascii="Times New Roman" w:hAnsi="Times New Roman" w:cs="Times New Roman"/>
              <w:sz w:val="24"/>
              <w:szCs w:val="24"/>
            </w:rPr>
          </w:rPrChange>
        </w:rPr>
      </w:pPr>
      <w:ins w:id="446" w:author="Tanish Sugnani" w:date="2017-05-16T18:29:00Z">
        <w:r>
          <w:rPr>
            <w:rFonts w:ascii="Times New Roman" w:hAnsi="Times New Roman" w:cs="Times New Roman"/>
            <w:b/>
            <w:sz w:val="24"/>
            <w:szCs w:val="24"/>
            <w:rPrChange w:id="447" w:author="Tanish Sugnani" w:date="2017-05-21T03:42:00Z">
              <w:rPr>
                <w:rFonts w:ascii="Times New Roman" w:hAnsi="Times New Roman" w:cs="Times New Roman"/>
                <w:b/>
                <w:sz w:val="24"/>
                <w:szCs w:val="24"/>
              </w:rPr>
            </w:rPrChange>
          </w:rPr>
          <w:t>Fig 2.2</w:t>
        </w:r>
      </w:ins>
      <w:ins w:id="448" w:author="Tanish Sugnani" w:date="2017-05-21T03:42:00Z">
        <w:r>
          <w:rPr>
            <w:rFonts w:ascii="Times New Roman" w:hAnsi="Times New Roman" w:cs="Times New Roman"/>
            <w:b/>
            <w:sz w:val="24"/>
            <w:szCs w:val="24"/>
          </w:rPr>
          <w:t>:</w:t>
        </w:r>
      </w:ins>
      <w:ins w:id="449" w:author="Tanish Sugnani" w:date="2017-05-16T18:29:00Z">
        <w:r w:rsidR="00AA5398" w:rsidRPr="00DD2988">
          <w:rPr>
            <w:rFonts w:ascii="Times New Roman" w:hAnsi="Times New Roman" w:cs="Times New Roman"/>
            <w:b/>
            <w:sz w:val="24"/>
            <w:szCs w:val="24"/>
            <w:rPrChange w:id="450" w:author="Tanish Sugnani" w:date="2017-05-21T03:42:00Z">
              <w:rPr>
                <w:rFonts w:ascii="Times New Roman" w:hAnsi="Times New Roman" w:cs="Times New Roman"/>
                <w:sz w:val="24"/>
                <w:szCs w:val="24"/>
              </w:rPr>
            </w:rPrChange>
          </w:rPr>
          <w:t xml:space="preserve"> Schematic diagram </w:t>
        </w:r>
      </w:ins>
      <w:ins w:id="451" w:author="Tanish Sugnani" w:date="2017-05-16T18:30:00Z">
        <w:r w:rsidR="00AA5398" w:rsidRPr="00DD2988">
          <w:rPr>
            <w:rFonts w:ascii="Times New Roman" w:hAnsi="Times New Roman" w:cs="Times New Roman"/>
            <w:b/>
            <w:sz w:val="24"/>
            <w:szCs w:val="24"/>
            <w:rPrChange w:id="452" w:author="Tanish Sugnani" w:date="2017-05-21T03:42:00Z">
              <w:rPr>
                <w:rFonts w:ascii="Times New Roman" w:hAnsi="Times New Roman" w:cs="Times New Roman"/>
                <w:sz w:val="24"/>
                <w:szCs w:val="24"/>
              </w:rPr>
            </w:rPrChange>
          </w:rPr>
          <w:t>for image fusion using PCNN</w:t>
        </w:r>
      </w:ins>
    </w:p>
    <w:p w14:paraId="237AA830" w14:textId="77777777" w:rsidR="00B24328" w:rsidRPr="00007284" w:rsidRDefault="00B24328">
      <w:pPr>
        <w:spacing w:line="360" w:lineRule="auto"/>
        <w:jc w:val="both"/>
        <w:rPr>
          <w:rFonts w:ascii="Times New Roman" w:hAnsi="Times New Roman" w:cs="Times New Roman"/>
          <w:sz w:val="24"/>
          <w:szCs w:val="24"/>
        </w:rPr>
        <w:pPrChange w:id="453" w:author="Tanish Sugnani" w:date="2017-05-16T12:09:00Z">
          <w:pPr>
            <w:spacing w:line="360" w:lineRule="auto"/>
          </w:pPr>
        </w:pPrChange>
      </w:pPr>
      <w:r w:rsidRPr="00007284">
        <w:rPr>
          <w:rFonts w:ascii="Times New Roman" w:hAnsi="Times New Roman" w:cs="Times New Roman"/>
          <w:sz w:val="24"/>
          <w:szCs w:val="24"/>
        </w:rPr>
        <w:t>Dual-Channel PCNN uses modulatory coupling rather than the more-common additive coupling. The advantage of PCNN is that a neuron with no primary input cannot be activated by the coupling input, which is an important feature in image processing. Also PCNNs are used as non-adaptive processors, thus their connectivity requirements are low, and it is practical to build them as high-speed electronic chips for high data applications such as image processing.</w:t>
      </w:r>
    </w:p>
    <w:p w14:paraId="33930F3B" w14:textId="77777777" w:rsidR="00B24328" w:rsidRPr="00007284" w:rsidRDefault="00B24328">
      <w:pPr>
        <w:spacing w:line="360" w:lineRule="auto"/>
        <w:jc w:val="both"/>
        <w:rPr>
          <w:rFonts w:ascii="Times New Roman" w:hAnsi="Times New Roman" w:cs="Times New Roman"/>
          <w:sz w:val="24"/>
          <w:szCs w:val="24"/>
        </w:rPr>
        <w:pPrChange w:id="454" w:author="Tanish Sugnani" w:date="2017-05-16T12:09:00Z">
          <w:pPr>
            <w:spacing w:line="360" w:lineRule="auto"/>
          </w:pPr>
        </w:pPrChange>
      </w:pPr>
      <w:r w:rsidRPr="00007284">
        <w:rPr>
          <w:rFonts w:ascii="Times New Roman" w:hAnsi="Times New Roman" w:cs="Times New Roman"/>
          <w:sz w:val="24"/>
          <w:szCs w:val="24"/>
        </w:rPr>
        <w:t>PCNN is a feedback network and each PCNN neuron consists of three parts: the receptive and modulation fields, information fusion pool and pulse generator. The function of receptive and modulation fields are to receive the stimulus including external inputs and surrounding neuron stimuli; information fusion pool is the place where all data are fused; the pulse generator is to generate the output pulse.</w:t>
      </w:r>
    </w:p>
    <w:p w14:paraId="2BBC2373" w14:textId="77777777" w:rsidR="00B24328" w:rsidRPr="00007284" w:rsidRDefault="00B24328">
      <w:pPr>
        <w:spacing w:line="360" w:lineRule="auto"/>
        <w:jc w:val="both"/>
        <w:rPr>
          <w:rFonts w:ascii="Times New Roman" w:hAnsi="Times New Roman" w:cs="Times New Roman"/>
          <w:sz w:val="24"/>
          <w:szCs w:val="24"/>
        </w:rPr>
        <w:pPrChange w:id="455" w:author="Tanish Sugnani" w:date="2017-05-16T12:09:00Z">
          <w:pPr>
            <w:spacing w:line="360" w:lineRule="auto"/>
          </w:pPr>
        </w:pPrChange>
      </w:pPr>
      <w:r w:rsidRPr="00007284">
        <w:rPr>
          <w:rFonts w:ascii="Times New Roman" w:hAnsi="Times New Roman" w:cs="Times New Roman"/>
          <w:sz w:val="24"/>
          <w:szCs w:val="24"/>
        </w:rPr>
        <w:lastRenderedPageBreak/>
        <w:t>Firstly, two channels of neuron receive external stimuli and output of surrounding neurons. Furthermore, the data from these channels are weighted and mixed in the information fusion pool according to the weighting coefficients. Finally, the mixed data are released by neuron as its output with the attenuation of the threshold.</w:t>
      </w:r>
    </w:p>
    <w:p w14:paraId="6BA8C486" w14:textId="77777777" w:rsidR="00B24328" w:rsidRPr="00007284" w:rsidRDefault="00B24328">
      <w:pPr>
        <w:spacing w:line="360" w:lineRule="auto"/>
        <w:jc w:val="both"/>
        <w:rPr>
          <w:rFonts w:ascii="Times New Roman" w:hAnsi="Times New Roman" w:cs="Times New Roman"/>
          <w:sz w:val="24"/>
          <w:szCs w:val="24"/>
        </w:rPr>
        <w:pPrChange w:id="456" w:author="Tanish Sugnani" w:date="2017-05-16T12:09:00Z">
          <w:pPr>
            <w:spacing w:line="360" w:lineRule="auto"/>
          </w:pPr>
        </w:pPrChange>
      </w:pPr>
      <w:r w:rsidRPr="00007284">
        <w:rPr>
          <w:rFonts w:ascii="Times New Roman" w:hAnsi="Times New Roman" w:cs="Times New Roman"/>
          <w:sz w:val="24"/>
          <w:szCs w:val="24"/>
        </w:rPr>
        <w:t>The advantage of suggested method based on pulse coupled neural network (PCNN) is that it does not require training. It uses an iterative method to obtain a proper value of linking coefficient.</w:t>
      </w:r>
      <w:r w:rsidR="007F1FD5">
        <w:rPr>
          <w:rFonts w:ascii="Times New Roman" w:hAnsi="Times New Roman" w:cs="Times New Roman"/>
          <w:sz w:val="24"/>
          <w:szCs w:val="24"/>
        </w:rPr>
        <w:t xml:space="preserve"> </w:t>
      </w:r>
      <w:r w:rsidRPr="00007284">
        <w:rPr>
          <w:rFonts w:ascii="Times New Roman" w:hAnsi="Times New Roman" w:cs="Times New Roman"/>
          <w:sz w:val="24"/>
          <w:szCs w:val="24"/>
        </w:rPr>
        <w:t>Its mode of information processing is much closer to the mode of human visual processing. And then PCNN has the flexible structure which can be changed according to different tasks. Additionally, the existing PCNN methods also show PCNN has the higher performance.</w:t>
      </w:r>
    </w:p>
    <w:p w14:paraId="4488290A" w14:textId="77777777" w:rsidR="00B24328" w:rsidRPr="00007284" w:rsidRDefault="00B24328">
      <w:pPr>
        <w:spacing w:line="360" w:lineRule="auto"/>
        <w:jc w:val="both"/>
        <w:rPr>
          <w:rFonts w:ascii="Times New Roman" w:hAnsi="Times New Roman" w:cs="Times New Roman"/>
          <w:sz w:val="24"/>
          <w:szCs w:val="24"/>
        </w:rPr>
        <w:pPrChange w:id="457" w:author="Tanish Sugnani" w:date="2017-05-16T12:09:00Z">
          <w:pPr>
            <w:spacing w:line="360" w:lineRule="auto"/>
          </w:pPr>
        </w:pPrChange>
      </w:pPr>
      <w:r w:rsidRPr="00007284">
        <w:rPr>
          <w:rFonts w:ascii="Times New Roman" w:hAnsi="Times New Roman" w:cs="Times New Roman"/>
          <w:sz w:val="24"/>
          <w:szCs w:val="24"/>
        </w:rPr>
        <w:t>Experimental results show that the proposed method based on PCNN outperforms the DWT-based method.</w:t>
      </w:r>
    </w:p>
    <w:p w14:paraId="369B2EE3" w14:textId="31DF53A9" w:rsidR="00B24328" w:rsidRPr="00942103" w:rsidRDefault="00942103" w:rsidP="00630D86">
      <w:pPr>
        <w:rPr>
          <w:rFonts w:ascii="Times New Roman" w:hAnsi="Times New Roman" w:cs="Times New Roman"/>
          <w:b/>
          <w:sz w:val="28"/>
          <w:szCs w:val="28"/>
        </w:rPr>
      </w:pPr>
      <w:ins w:id="458" w:author="Tanish Sugnani" w:date="2017-05-16T17:42:00Z">
        <w:r>
          <w:rPr>
            <w:rFonts w:ascii="Times New Roman" w:hAnsi="Times New Roman" w:cs="Times New Roman"/>
            <w:b/>
            <w:sz w:val="28"/>
            <w:szCs w:val="28"/>
          </w:rPr>
          <w:t>2.2.3</w:t>
        </w:r>
        <w:r w:rsidR="008F3CAC" w:rsidRPr="00942103">
          <w:rPr>
            <w:rFonts w:ascii="Times New Roman" w:hAnsi="Times New Roman" w:cs="Times New Roman"/>
            <w:b/>
            <w:sz w:val="28"/>
            <w:szCs w:val="28"/>
          </w:rPr>
          <w:t xml:space="preserve"> </w:t>
        </w:r>
      </w:ins>
      <w:ins w:id="459" w:author="SB" w:date="2017-05-14T12:27:00Z">
        <w:r w:rsidR="00DA4AA2" w:rsidRPr="00942103">
          <w:rPr>
            <w:rFonts w:ascii="Times New Roman" w:hAnsi="Times New Roman" w:cs="Times New Roman"/>
            <w:b/>
            <w:sz w:val="28"/>
            <w:szCs w:val="28"/>
          </w:rPr>
          <w:t xml:space="preserve">Explain the </w:t>
        </w:r>
      </w:ins>
      <w:ins w:id="460" w:author="SB" w:date="2017-05-14T12:28:00Z">
        <w:r w:rsidR="00DA4AA2" w:rsidRPr="00942103">
          <w:rPr>
            <w:rFonts w:ascii="Times New Roman" w:hAnsi="Times New Roman" w:cs="Times New Roman"/>
            <w:b/>
            <w:sz w:val="28"/>
            <w:szCs w:val="28"/>
          </w:rPr>
          <w:t xml:space="preserve">existing </w:t>
        </w:r>
      </w:ins>
      <w:ins w:id="461" w:author="SB" w:date="2017-05-14T12:27:00Z">
        <w:r w:rsidR="00DA4AA2" w:rsidRPr="00942103">
          <w:rPr>
            <w:rFonts w:ascii="Times New Roman" w:hAnsi="Times New Roman" w:cs="Times New Roman"/>
            <w:b/>
            <w:sz w:val="28"/>
            <w:szCs w:val="28"/>
          </w:rPr>
          <w:t>MSD method here</w:t>
        </w:r>
      </w:ins>
      <w:ins w:id="462" w:author="Tanish Sugnani" w:date="2017-05-16T17:42:00Z">
        <w:r w:rsidR="008F3CAC" w:rsidRPr="00942103">
          <w:rPr>
            <w:rFonts w:ascii="Times New Roman" w:hAnsi="Times New Roman" w:cs="Times New Roman"/>
            <w:b/>
            <w:sz w:val="28"/>
            <w:szCs w:val="28"/>
            <w:rPrChange w:id="463" w:author="Tanish Sugnani" w:date="2017-05-20T21:06:00Z">
              <w:rPr>
                <w:rFonts w:ascii="Times New Roman" w:hAnsi="Times New Roman" w:cs="Times New Roman"/>
                <w:b/>
                <w:sz w:val="32"/>
                <w:szCs w:val="28"/>
              </w:rPr>
            </w:rPrChange>
          </w:rPr>
          <w:t xml:space="preserve"> </w:t>
        </w:r>
      </w:ins>
    </w:p>
    <w:p w14:paraId="7A629487" w14:textId="77777777" w:rsidR="00865D0B" w:rsidRDefault="00865D0B" w:rsidP="00630D86">
      <w:pPr>
        <w:rPr>
          <w:rFonts w:ascii="Times New Roman" w:hAnsi="Times New Roman" w:cs="Times New Roman"/>
          <w:b/>
          <w:sz w:val="28"/>
          <w:szCs w:val="28"/>
        </w:rPr>
      </w:pPr>
    </w:p>
    <w:p w14:paraId="32E8E59F" w14:textId="77777777" w:rsidR="000630B4" w:rsidRDefault="000630B4" w:rsidP="00630D86">
      <w:pPr>
        <w:rPr>
          <w:rFonts w:ascii="Times New Roman" w:hAnsi="Times New Roman" w:cs="Times New Roman"/>
          <w:b/>
          <w:sz w:val="28"/>
          <w:szCs w:val="28"/>
        </w:rPr>
      </w:pPr>
    </w:p>
    <w:p w14:paraId="2BBDD1DD" w14:textId="77777777" w:rsidR="000630B4" w:rsidRDefault="000630B4" w:rsidP="00630D86">
      <w:pPr>
        <w:rPr>
          <w:rFonts w:ascii="Times New Roman" w:hAnsi="Times New Roman" w:cs="Times New Roman"/>
          <w:b/>
          <w:sz w:val="28"/>
          <w:szCs w:val="28"/>
        </w:rPr>
      </w:pPr>
    </w:p>
    <w:p w14:paraId="2C28E19B" w14:textId="77777777" w:rsidR="000630B4" w:rsidRDefault="000630B4" w:rsidP="000630B4">
      <w:pPr>
        <w:rPr>
          <w:ins w:id="464" w:author="Tanish Sugnani" w:date="2017-05-21T01:39:00Z"/>
          <w:rFonts w:ascii="Times New Roman" w:hAnsi="Times New Roman" w:cs="Times New Roman"/>
          <w:b/>
          <w:sz w:val="32"/>
          <w:szCs w:val="32"/>
        </w:rPr>
      </w:pPr>
    </w:p>
    <w:p w14:paraId="0036CB40" w14:textId="77777777" w:rsidR="008B464E" w:rsidRDefault="008B464E" w:rsidP="000630B4">
      <w:pPr>
        <w:rPr>
          <w:ins w:id="465" w:author="Tanish Sugnani" w:date="2017-05-21T01:39:00Z"/>
          <w:rFonts w:ascii="Times New Roman" w:hAnsi="Times New Roman" w:cs="Times New Roman"/>
          <w:b/>
          <w:sz w:val="32"/>
          <w:szCs w:val="32"/>
        </w:rPr>
      </w:pPr>
    </w:p>
    <w:p w14:paraId="512003A8" w14:textId="77777777" w:rsidR="008B464E" w:rsidRDefault="008B464E" w:rsidP="000630B4">
      <w:pPr>
        <w:rPr>
          <w:ins w:id="466" w:author="Tanish Sugnani" w:date="2017-05-21T01:39:00Z"/>
          <w:rFonts w:ascii="Times New Roman" w:hAnsi="Times New Roman" w:cs="Times New Roman"/>
          <w:b/>
          <w:sz w:val="32"/>
          <w:szCs w:val="32"/>
        </w:rPr>
      </w:pPr>
    </w:p>
    <w:p w14:paraId="543920B8" w14:textId="77777777" w:rsidR="008B464E" w:rsidRDefault="008B464E" w:rsidP="000630B4">
      <w:pPr>
        <w:rPr>
          <w:ins w:id="467" w:author="Tanish Sugnani" w:date="2017-05-21T01:39:00Z"/>
          <w:rFonts w:ascii="Times New Roman" w:hAnsi="Times New Roman" w:cs="Times New Roman"/>
          <w:b/>
          <w:sz w:val="32"/>
          <w:szCs w:val="32"/>
        </w:rPr>
      </w:pPr>
    </w:p>
    <w:p w14:paraId="2EA90F28" w14:textId="77777777" w:rsidR="008B464E" w:rsidRDefault="008B464E" w:rsidP="000630B4">
      <w:pPr>
        <w:rPr>
          <w:ins w:id="468" w:author="Tanish Sugnani" w:date="2017-05-21T01:39:00Z"/>
          <w:rFonts w:ascii="Times New Roman" w:hAnsi="Times New Roman" w:cs="Times New Roman"/>
          <w:b/>
          <w:sz w:val="32"/>
          <w:szCs w:val="32"/>
        </w:rPr>
      </w:pPr>
    </w:p>
    <w:p w14:paraId="26B742FB" w14:textId="77777777" w:rsidR="008B464E" w:rsidRDefault="008B464E" w:rsidP="000630B4">
      <w:pPr>
        <w:rPr>
          <w:ins w:id="469" w:author="Tanish Sugnani" w:date="2017-05-21T01:39:00Z"/>
          <w:rFonts w:ascii="Times New Roman" w:hAnsi="Times New Roman" w:cs="Times New Roman"/>
          <w:b/>
          <w:sz w:val="32"/>
          <w:szCs w:val="32"/>
        </w:rPr>
      </w:pPr>
    </w:p>
    <w:p w14:paraId="5F915BAB" w14:textId="77777777" w:rsidR="008B464E" w:rsidRDefault="008B464E" w:rsidP="000630B4">
      <w:pPr>
        <w:rPr>
          <w:ins w:id="470" w:author="Tanish Sugnani" w:date="2017-05-21T01:39:00Z"/>
          <w:rFonts w:ascii="Times New Roman" w:hAnsi="Times New Roman" w:cs="Times New Roman"/>
          <w:b/>
          <w:sz w:val="32"/>
          <w:szCs w:val="32"/>
        </w:rPr>
      </w:pPr>
    </w:p>
    <w:p w14:paraId="667689B5" w14:textId="77777777" w:rsidR="008B464E" w:rsidRDefault="008B464E" w:rsidP="000630B4">
      <w:pPr>
        <w:rPr>
          <w:ins w:id="471" w:author="Tanish Sugnani" w:date="2017-05-21T01:39:00Z"/>
          <w:rFonts w:ascii="Times New Roman" w:hAnsi="Times New Roman" w:cs="Times New Roman"/>
          <w:b/>
          <w:sz w:val="32"/>
          <w:szCs w:val="32"/>
        </w:rPr>
      </w:pPr>
    </w:p>
    <w:p w14:paraId="6C8DD5BE" w14:textId="77777777" w:rsidR="008B464E" w:rsidRDefault="008B464E" w:rsidP="000630B4">
      <w:pPr>
        <w:rPr>
          <w:rFonts w:ascii="Times New Roman" w:hAnsi="Times New Roman" w:cs="Times New Roman"/>
          <w:b/>
          <w:sz w:val="32"/>
          <w:szCs w:val="32"/>
        </w:rPr>
      </w:pPr>
    </w:p>
    <w:p w14:paraId="3763B460" w14:textId="1B20C4EF" w:rsidR="00865D0B" w:rsidRDefault="00630D86" w:rsidP="000630B4">
      <w:pPr>
        <w:rPr>
          <w:ins w:id="472" w:author="Tanish Sugnani" w:date="2017-05-21T04:04:00Z"/>
          <w:rFonts w:ascii="Times New Roman" w:hAnsi="Times New Roman" w:cs="Times New Roman"/>
          <w:b/>
          <w:sz w:val="32"/>
          <w:szCs w:val="32"/>
        </w:rPr>
      </w:pPr>
      <w:r w:rsidRPr="00DC0A17">
        <w:rPr>
          <w:rFonts w:ascii="Times New Roman" w:hAnsi="Times New Roman" w:cs="Times New Roman"/>
          <w:b/>
          <w:sz w:val="32"/>
          <w:szCs w:val="32"/>
        </w:rPr>
        <w:lastRenderedPageBreak/>
        <w:t>2.</w:t>
      </w:r>
      <w:ins w:id="473" w:author="Tanish Sugnani" w:date="2017-05-20T21:13:00Z">
        <w:r w:rsidR="00C55E64">
          <w:rPr>
            <w:rFonts w:ascii="Times New Roman" w:hAnsi="Times New Roman" w:cs="Times New Roman"/>
            <w:b/>
            <w:sz w:val="32"/>
            <w:szCs w:val="32"/>
          </w:rPr>
          <w:t>3</w:t>
        </w:r>
      </w:ins>
      <w:del w:id="474" w:author="Tanish Sugnani" w:date="2017-05-20T21:02:00Z">
        <w:r w:rsidRPr="00DC0A17" w:rsidDel="00942103">
          <w:rPr>
            <w:rFonts w:ascii="Times New Roman" w:hAnsi="Times New Roman" w:cs="Times New Roman"/>
            <w:b/>
            <w:sz w:val="32"/>
            <w:szCs w:val="32"/>
          </w:rPr>
          <w:delText>3.</w:delText>
        </w:r>
      </w:del>
      <w:r w:rsidRPr="00DC0A17">
        <w:rPr>
          <w:rFonts w:ascii="Times New Roman" w:hAnsi="Times New Roman" w:cs="Times New Roman"/>
          <w:b/>
          <w:sz w:val="32"/>
          <w:szCs w:val="32"/>
        </w:rPr>
        <w:t xml:space="preserve"> Proposed Approach</w:t>
      </w:r>
      <w:r w:rsidR="00677007" w:rsidRPr="00DC0A17">
        <w:rPr>
          <w:rFonts w:ascii="Times New Roman" w:hAnsi="Times New Roman" w:cs="Times New Roman"/>
          <w:b/>
          <w:sz w:val="32"/>
          <w:szCs w:val="32"/>
        </w:rPr>
        <w:t xml:space="preserve">: </w:t>
      </w:r>
    </w:p>
    <w:p w14:paraId="0DF9C1CD" w14:textId="26E7DD83" w:rsidR="00AC104A" w:rsidRDefault="00AC104A" w:rsidP="000630B4">
      <w:pPr>
        <w:rPr>
          <w:rFonts w:ascii="Times New Roman" w:hAnsi="Times New Roman" w:cs="Times New Roman"/>
          <w:b/>
          <w:sz w:val="32"/>
          <w:szCs w:val="32"/>
        </w:rPr>
      </w:pPr>
      <w:ins w:id="475" w:author="Tanish Sugnani" w:date="2017-05-21T04:05:00Z">
        <w:r w:rsidRPr="00AC104A">
          <w:rPr>
            <w:rFonts w:ascii="Times New Roman" w:hAnsi="Times New Roman" w:cs="Times New Roman"/>
            <w:b/>
            <w:noProof/>
            <w:sz w:val="32"/>
            <w:szCs w:val="32"/>
            <w:lang w:val="en-US"/>
          </w:rPr>
          <w:drawing>
            <wp:inline distT="0" distB="0" distL="0" distR="0" wp14:anchorId="5812D2FB" wp14:editId="4FCADCC1">
              <wp:extent cx="5618480" cy="2419350"/>
              <wp:effectExtent l="0" t="0" r="1270" b="0"/>
              <wp:docPr id="39" name="Picture 39" descr="C:\Users\Tanish Sugnani\Documents\final year\Final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nish Sugnani\Documents\final year\Final im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3508" cy="2425821"/>
                      </a:xfrm>
                      <a:prstGeom prst="rect">
                        <a:avLst/>
                      </a:prstGeom>
                      <a:noFill/>
                      <a:ln>
                        <a:noFill/>
                      </a:ln>
                    </pic:spPr>
                  </pic:pic>
                </a:graphicData>
              </a:graphic>
            </wp:inline>
          </w:drawing>
        </w:r>
      </w:ins>
    </w:p>
    <w:p w14:paraId="3483B566" w14:textId="254F706D" w:rsidR="005B1E02" w:rsidRPr="005B1E02" w:rsidRDefault="005B1E02">
      <w:pPr>
        <w:pStyle w:val="ListParagraph"/>
        <w:spacing w:line="360" w:lineRule="auto"/>
        <w:ind w:left="0"/>
        <w:jc w:val="both"/>
        <w:rPr>
          <w:ins w:id="476" w:author="Tanish Sugnani" w:date="2017-05-21T04:09:00Z"/>
          <w:rFonts w:ascii="Times New Roman" w:hAnsi="Times New Roman" w:cs="Times New Roman"/>
          <w:b/>
          <w:sz w:val="24"/>
          <w:szCs w:val="24"/>
          <w:rPrChange w:id="477" w:author="Tanish Sugnani" w:date="2017-05-21T04:10:00Z">
            <w:rPr>
              <w:ins w:id="478" w:author="Tanish Sugnani" w:date="2017-05-21T04:09:00Z"/>
              <w:rFonts w:ascii="Times New Roman" w:hAnsi="Times New Roman" w:cs="Times New Roman"/>
              <w:sz w:val="24"/>
              <w:szCs w:val="24"/>
            </w:rPr>
          </w:rPrChange>
        </w:rPr>
        <w:pPrChange w:id="479" w:author="Tanish Sugnani" w:date="2017-05-16T18:12:00Z">
          <w:pPr>
            <w:pStyle w:val="ListParagraph"/>
            <w:spacing w:line="360" w:lineRule="auto"/>
            <w:jc w:val="both"/>
          </w:pPr>
        </w:pPrChange>
      </w:pPr>
      <w:ins w:id="480" w:author="Tanish Sugnani" w:date="2017-05-21T04:09:00Z">
        <w:r w:rsidRPr="005B1E02">
          <w:rPr>
            <w:rFonts w:ascii="Times New Roman" w:hAnsi="Times New Roman" w:cs="Times New Roman"/>
            <w:b/>
            <w:sz w:val="24"/>
            <w:szCs w:val="24"/>
            <w:rPrChange w:id="481" w:author="Tanish Sugnani" w:date="2017-05-21T04:10:00Z">
              <w:rPr>
                <w:rFonts w:ascii="Times New Roman" w:hAnsi="Times New Roman" w:cs="Times New Roman"/>
                <w:sz w:val="24"/>
                <w:szCs w:val="24"/>
              </w:rPr>
            </w:rPrChange>
          </w:rPr>
          <w:t xml:space="preserve">Fig 2.1: </w:t>
        </w:r>
      </w:ins>
      <w:ins w:id="482" w:author="Tanish Sugnani" w:date="2017-05-21T04:10:00Z">
        <w:r w:rsidRPr="005B1E02">
          <w:rPr>
            <w:rFonts w:ascii="Times New Roman" w:hAnsi="Times New Roman" w:cs="Times New Roman"/>
            <w:b/>
            <w:sz w:val="24"/>
            <w:szCs w:val="24"/>
            <w:rPrChange w:id="483" w:author="Tanish Sugnani" w:date="2017-05-21T04:10:00Z">
              <w:rPr>
                <w:rFonts w:ascii="Times New Roman" w:hAnsi="Times New Roman" w:cs="Times New Roman"/>
                <w:sz w:val="24"/>
                <w:szCs w:val="24"/>
              </w:rPr>
            </w:rPrChange>
          </w:rPr>
          <w:t>Block diagram of proposed Hybrid-MSD method</w:t>
        </w:r>
      </w:ins>
    </w:p>
    <w:p w14:paraId="60D529C7" w14:textId="77777777" w:rsidR="005B1E02" w:rsidRDefault="005B1E02">
      <w:pPr>
        <w:pStyle w:val="ListParagraph"/>
        <w:spacing w:line="360" w:lineRule="auto"/>
        <w:ind w:left="0"/>
        <w:jc w:val="both"/>
        <w:rPr>
          <w:ins w:id="484" w:author="Tanish Sugnani" w:date="2017-05-21T04:11:00Z"/>
          <w:rFonts w:ascii="Times New Roman" w:hAnsi="Times New Roman" w:cs="Times New Roman"/>
          <w:sz w:val="24"/>
          <w:szCs w:val="24"/>
        </w:rPr>
        <w:pPrChange w:id="485" w:author="Tanish Sugnani" w:date="2017-05-16T18:12:00Z">
          <w:pPr>
            <w:pStyle w:val="ListParagraph"/>
            <w:spacing w:line="360" w:lineRule="auto"/>
            <w:jc w:val="both"/>
          </w:pPr>
        </w:pPrChange>
      </w:pPr>
    </w:p>
    <w:p w14:paraId="32996196" w14:textId="4385C79B" w:rsidR="005A1AD2" w:rsidRPr="005A1AD2" w:rsidRDefault="005A1AD2">
      <w:pPr>
        <w:pStyle w:val="ListParagraph"/>
        <w:spacing w:line="360" w:lineRule="auto"/>
        <w:ind w:left="0"/>
        <w:jc w:val="both"/>
        <w:rPr>
          <w:ins w:id="486" w:author="Tanish Sugnani" w:date="2017-05-16T14:41:00Z"/>
          <w:rFonts w:ascii="Times New Roman" w:hAnsi="Times New Roman" w:cs="Times New Roman"/>
          <w:sz w:val="24"/>
          <w:szCs w:val="24"/>
        </w:rPr>
        <w:pPrChange w:id="487" w:author="Tanish Sugnani" w:date="2017-05-16T18:12:00Z">
          <w:pPr>
            <w:pStyle w:val="ListParagraph"/>
            <w:spacing w:line="360" w:lineRule="auto"/>
            <w:jc w:val="both"/>
          </w:pPr>
        </w:pPrChange>
      </w:pPr>
      <w:ins w:id="488" w:author="Tanish Sugnani" w:date="2017-05-16T14:41:00Z">
        <w:r w:rsidRPr="005A1AD2">
          <w:rPr>
            <w:rFonts w:ascii="Times New Roman" w:hAnsi="Times New Roman" w:cs="Times New Roman"/>
            <w:sz w:val="24"/>
            <w:szCs w:val="24"/>
          </w:rPr>
          <w:t>Pixel-level image fusion is conducted based on various Multi-Scale Decomposition (MSD) transforms, like Laplacian Pyramid</w:t>
        </w:r>
      </w:ins>
      <w:ins w:id="489" w:author="Tanish Sugnani" w:date="2017-05-16T14:42:00Z">
        <w:r>
          <w:rPr>
            <w:rFonts w:ascii="Times New Roman" w:hAnsi="Times New Roman" w:cs="Times New Roman"/>
            <w:sz w:val="24"/>
            <w:szCs w:val="24"/>
          </w:rPr>
          <w:t xml:space="preserve"> </w:t>
        </w:r>
      </w:ins>
      <w:ins w:id="490" w:author="Tanish Sugnani" w:date="2017-05-16T14:41:00Z">
        <w:r w:rsidRPr="005A1AD2">
          <w:rPr>
            <w:rFonts w:ascii="Times New Roman" w:hAnsi="Times New Roman" w:cs="Times New Roman"/>
            <w:sz w:val="24"/>
            <w:szCs w:val="24"/>
          </w:rPr>
          <w:t>(LAP), Gradient Pyramid</w:t>
        </w:r>
      </w:ins>
      <w:ins w:id="491" w:author="Tanish Sugnani" w:date="2017-05-16T14:42:00Z">
        <w:r>
          <w:rPr>
            <w:rFonts w:ascii="Times New Roman" w:hAnsi="Times New Roman" w:cs="Times New Roman"/>
            <w:sz w:val="24"/>
            <w:szCs w:val="24"/>
          </w:rPr>
          <w:t xml:space="preserve"> </w:t>
        </w:r>
      </w:ins>
      <w:ins w:id="492" w:author="Tanish Sugnani" w:date="2017-05-16T14:41:00Z">
        <w:r w:rsidRPr="005A1AD2">
          <w:rPr>
            <w:rFonts w:ascii="Times New Roman" w:hAnsi="Times New Roman" w:cs="Times New Roman"/>
            <w:sz w:val="24"/>
            <w:szCs w:val="24"/>
          </w:rPr>
          <w:t>(GP),</w:t>
        </w:r>
      </w:ins>
      <w:ins w:id="493" w:author="Tanish Sugnani" w:date="2017-05-16T14:42:00Z">
        <w:r>
          <w:rPr>
            <w:rFonts w:ascii="Times New Roman" w:hAnsi="Times New Roman" w:cs="Times New Roman"/>
            <w:sz w:val="24"/>
            <w:szCs w:val="24"/>
          </w:rPr>
          <w:t xml:space="preserve"> </w:t>
        </w:r>
      </w:ins>
      <w:ins w:id="494" w:author="Tanish Sugnani" w:date="2017-05-16T14:41:00Z">
        <w:r>
          <w:rPr>
            <w:rFonts w:ascii="Times New Roman" w:hAnsi="Times New Roman" w:cs="Times New Roman"/>
            <w:sz w:val="24"/>
            <w:szCs w:val="24"/>
          </w:rPr>
          <w:t>Wavelet</w:t>
        </w:r>
        <w:r w:rsidRPr="005A1AD2">
          <w:rPr>
            <w:rFonts w:ascii="Times New Roman" w:hAnsi="Times New Roman" w:cs="Times New Roman"/>
            <w:sz w:val="24"/>
            <w:szCs w:val="24"/>
          </w:rPr>
          <w:t xml:space="preserve"> Transform and Support Vector Transform. For these</w:t>
        </w:r>
        <w:r>
          <w:rPr>
            <w:rFonts w:ascii="Times New Roman" w:hAnsi="Times New Roman" w:cs="Times New Roman"/>
            <w:sz w:val="24"/>
            <w:szCs w:val="24"/>
          </w:rPr>
          <w:t xml:space="preserve"> MSD-based fusion methods, the </w:t>
        </w:r>
        <w:r w:rsidRPr="005A1AD2">
          <w:rPr>
            <w:rFonts w:ascii="Times New Roman" w:hAnsi="Times New Roman" w:cs="Times New Roman"/>
            <w:sz w:val="24"/>
            <w:szCs w:val="24"/>
          </w:rPr>
          <w:t>MSD transforms are performed first on each source image to obtain different sub</w:t>
        </w:r>
      </w:ins>
      <w:ins w:id="495" w:author="Tanish Sugnani" w:date="2017-05-21T04:07:00Z">
        <w:r w:rsidR="005B1E02">
          <w:rPr>
            <w:rFonts w:ascii="Times New Roman" w:hAnsi="Times New Roman" w:cs="Times New Roman"/>
            <w:sz w:val="24"/>
            <w:szCs w:val="24"/>
          </w:rPr>
          <w:t>-</w:t>
        </w:r>
      </w:ins>
      <w:ins w:id="496" w:author="Tanish Sugnani" w:date="2017-05-16T14:41:00Z">
        <w:r w:rsidRPr="005A1AD2">
          <w:rPr>
            <w:rFonts w:ascii="Times New Roman" w:hAnsi="Times New Roman" w:cs="Times New Roman"/>
            <w:sz w:val="24"/>
            <w:szCs w:val="24"/>
          </w:rPr>
          <w:t>bands containing the decomposed information of different frequencies. The corresponding sub</w:t>
        </w:r>
      </w:ins>
      <w:ins w:id="497" w:author="Tanish Sugnani" w:date="2017-05-21T04:07:00Z">
        <w:r w:rsidR="005B1E02">
          <w:rPr>
            <w:rFonts w:ascii="Times New Roman" w:hAnsi="Times New Roman" w:cs="Times New Roman"/>
            <w:sz w:val="24"/>
            <w:szCs w:val="24"/>
          </w:rPr>
          <w:t>-</w:t>
        </w:r>
      </w:ins>
      <w:ins w:id="498" w:author="Tanish Sugnani" w:date="2017-05-16T14:41:00Z">
        <w:r w:rsidRPr="005A1AD2">
          <w:rPr>
            <w:rFonts w:ascii="Times New Roman" w:hAnsi="Times New Roman" w:cs="Times New Roman"/>
            <w:sz w:val="24"/>
            <w:szCs w:val="24"/>
          </w:rPr>
          <w:t>bands of all source images are then combined together based on certain fusion rules. Finally, the fused images can be produced by inverse MSD transforms.</w:t>
        </w:r>
      </w:ins>
    </w:p>
    <w:p w14:paraId="390D72ED" w14:textId="69BAE235" w:rsidR="005A1AD2" w:rsidRPr="005A1AD2" w:rsidRDefault="005A1AD2">
      <w:pPr>
        <w:pStyle w:val="ListParagraph"/>
        <w:spacing w:line="360" w:lineRule="auto"/>
        <w:ind w:left="0"/>
        <w:jc w:val="both"/>
        <w:rPr>
          <w:ins w:id="499" w:author="Tanish Sugnani" w:date="2017-05-16T14:41:00Z"/>
          <w:rFonts w:ascii="Times New Roman" w:hAnsi="Times New Roman" w:cs="Times New Roman"/>
          <w:sz w:val="24"/>
          <w:szCs w:val="24"/>
          <w:rPrChange w:id="500" w:author="Tanish Sugnani" w:date="2017-05-16T14:41:00Z">
            <w:rPr>
              <w:ins w:id="501" w:author="Tanish Sugnani" w:date="2017-05-16T14:41:00Z"/>
              <w:rFonts w:ascii="Times New Roman" w:hAnsi="Times New Roman" w:cs="Times New Roman"/>
              <w:b/>
              <w:sz w:val="32"/>
              <w:szCs w:val="32"/>
            </w:rPr>
          </w:rPrChange>
        </w:rPr>
        <w:pPrChange w:id="502" w:author="Tanish Sugnani" w:date="2017-05-16T18:12:00Z">
          <w:pPr>
            <w:pStyle w:val="ListParagraph"/>
            <w:numPr>
              <w:ilvl w:val="2"/>
              <w:numId w:val="7"/>
            </w:numPr>
            <w:spacing w:line="360" w:lineRule="auto"/>
            <w:ind w:hanging="720"/>
            <w:jc w:val="both"/>
          </w:pPr>
        </w:pPrChange>
      </w:pPr>
      <w:ins w:id="503" w:author="Tanish Sugnani" w:date="2017-05-16T14:41:00Z">
        <w:r w:rsidRPr="005A1AD2">
          <w:rPr>
            <w:rFonts w:ascii="Times New Roman" w:hAnsi="Times New Roman" w:cs="Times New Roman"/>
            <w:sz w:val="24"/>
            <w:szCs w:val="24"/>
          </w:rPr>
          <w:t>The proposed Hybrid-MSD method decomposes the source image</w:t>
        </w:r>
      </w:ins>
      <w:ins w:id="504" w:author="Tanish Sugnani" w:date="2017-05-21T04:09:00Z">
        <w:r w:rsidR="005B1E02">
          <w:rPr>
            <w:rFonts w:ascii="Times New Roman" w:hAnsi="Times New Roman" w:cs="Times New Roman"/>
            <w:sz w:val="24"/>
            <w:szCs w:val="24"/>
          </w:rPr>
          <w:t>s</w:t>
        </w:r>
      </w:ins>
      <w:ins w:id="505" w:author="Tanish Sugnani" w:date="2017-05-16T14:41:00Z">
        <w:r w:rsidRPr="005A1AD2">
          <w:rPr>
            <w:rFonts w:ascii="Times New Roman" w:hAnsi="Times New Roman" w:cs="Times New Roman"/>
            <w:sz w:val="24"/>
            <w:szCs w:val="24"/>
          </w:rPr>
          <w:t xml:space="preserve"> into texture details and edge features at multiple scales by jointly using multi-scale Gaussian and Bilateral filters.</w:t>
        </w:r>
      </w:ins>
    </w:p>
    <w:p w14:paraId="070BA224" w14:textId="76FBE858" w:rsidR="000630B4" w:rsidRPr="00E8650C" w:rsidDel="005A1AD2" w:rsidRDefault="00DA4AA2">
      <w:pPr>
        <w:rPr>
          <w:del w:id="506" w:author="Tanish Sugnani" w:date="2017-05-16T14:41:00Z"/>
          <w:rFonts w:ascii="Times New Roman" w:hAnsi="Times New Roman" w:cs="Times New Roman"/>
          <w:b/>
          <w:sz w:val="32"/>
          <w:szCs w:val="32"/>
          <w:rPrChange w:id="507" w:author="Tanish Sugnani" w:date="2017-05-16T17:21:00Z">
            <w:rPr>
              <w:del w:id="508" w:author="Tanish Sugnani" w:date="2017-05-16T14:41:00Z"/>
            </w:rPr>
          </w:rPrChange>
        </w:rPr>
        <w:pPrChange w:id="509" w:author="Tanish Sugnani" w:date="2017-05-16T17:21:00Z">
          <w:pPr>
            <w:spacing w:line="240" w:lineRule="auto"/>
          </w:pPr>
        </w:pPrChange>
      </w:pPr>
      <w:ins w:id="510" w:author="SB" w:date="2017-05-14T12:28:00Z">
        <w:del w:id="511" w:author="Tanish Sugnani" w:date="2017-05-16T14:41:00Z">
          <w:r w:rsidRPr="00E8650C" w:rsidDel="005A1AD2">
            <w:rPr>
              <w:rFonts w:ascii="Times New Roman" w:hAnsi="Times New Roman" w:cs="Times New Roman"/>
              <w:b/>
              <w:sz w:val="32"/>
              <w:szCs w:val="32"/>
              <w:rPrChange w:id="512" w:author="Tanish Sugnani" w:date="2017-05-16T17:21:00Z">
                <w:rPr/>
              </w:rPrChange>
            </w:rPr>
            <w:delText>Give a write up of the hybridised MSD techniques and then explain the steps involved in the approach</w:delText>
          </w:r>
        </w:del>
      </w:ins>
    </w:p>
    <w:p w14:paraId="6457FBB1" w14:textId="2F5DE14E" w:rsidR="00677007" w:rsidRPr="00E8650C" w:rsidRDefault="00DA4AA2">
      <w:pPr>
        <w:rPr>
          <w:rFonts w:ascii="Times New Roman" w:eastAsia="Times New Roman" w:hAnsi="Times New Roman" w:cs="Times New Roman"/>
          <w:b/>
          <w:sz w:val="28"/>
          <w:szCs w:val="28"/>
          <w:lang w:val="en-US"/>
          <w:rPrChange w:id="513" w:author="Tanish Sugnani" w:date="2017-05-16T17:21:00Z">
            <w:rPr>
              <w:rFonts w:eastAsia="Times New Roman" w:cs="Angsana New"/>
              <w:sz w:val="28"/>
              <w:szCs w:val="28"/>
              <w:lang w:val="en-US"/>
            </w:rPr>
          </w:rPrChange>
        </w:rPr>
        <w:pPrChange w:id="514" w:author="Tanish Sugnani" w:date="2017-05-16T17:21:00Z">
          <w:pPr>
            <w:pStyle w:val="ListParagraph"/>
            <w:numPr>
              <w:ilvl w:val="2"/>
              <w:numId w:val="7"/>
            </w:numPr>
            <w:spacing w:line="360" w:lineRule="auto"/>
            <w:ind w:hanging="720"/>
            <w:jc w:val="both"/>
          </w:pPr>
        </w:pPrChange>
      </w:pPr>
      <w:ins w:id="515" w:author="SB" w:date="2017-05-14T12:29:00Z">
        <w:r w:rsidRPr="00E8650C">
          <w:rPr>
            <w:rFonts w:ascii="Times New Roman" w:hAnsi="Times New Roman" w:cs="Times New Roman"/>
            <w:b/>
            <w:color w:val="000000"/>
            <w:sz w:val="28"/>
            <w:szCs w:val="28"/>
            <w:rPrChange w:id="516" w:author="Tanish Sugnani" w:date="2017-05-16T17:21:00Z">
              <w:rPr>
                <w:color w:val="000000"/>
                <w:sz w:val="28"/>
                <w:szCs w:val="28"/>
              </w:rPr>
            </w:rPrChange>
          </w:rPr>
          <w:t>Step 1</w:t>
        </w:r>
      </w:ins>
      <w:ins w:id="517" w:author="Tanish Sugnani" w:date="2017-05-16T17:22:00Z">
        <w:r w:rsidR="00E8650C">
          <w:rPr>
            <w:rFonts w:ascii="Times New Roman" w:hAnsi="Times New Roman" w:cs="Times New Roman"/>
            <w:b/>
            <w:color w:val="000000"/>
            <w:sz w:val="28"/>
            <w:szCs w:val="28"/>
          </w:rPr>
          <w:t>:</w:t>
        </w:r>
      </w:ins>
      <w:ins w:id="518" w:author="SB" w:date="2017-05-14T12:29:00Z">
        <w:r w:rsidRPr="00E8650C">
          <w:rPr>
            <w:rFonts w:ascii="Times New Roman" w:hAnsi="Times New Roman" w:cs="Times New Roman"/>
            <w:b/>
            <w:color w:val="000000"/>
            <w:sz w:val="28"/>
            <w:szCs w:val="28"/>
            <w:rPrChange w:id="519" w:author="Tanish Sugnani" w:date="2017-05-16T17:21:00Z">
              <w:rPr>
                <w:color w:val="000000"/>
                <w:sz w:val="28"/>
                <w:szCs w:val="28"/>
              </w:rPr>
            </w:rPrChange>
          </w:rPr>
          <w:t xml:space="preserve"> </w:t>
        </w:r>
      </w:ins>
      <w:r w:rsidR="00C14543" w:rsidRPr="00E8650C">
        <w:rPr>
          <w:rFonts w:ascii="Times New Roman" w:hAnsi="Times New Roman" w:cs="Times New Roman"/>
          <w:b/>
          <w:color w:val="000000"/>
          <w:sz w:val="28"/>
          <w:szCs w:val="28"/>
          <w:rPrChange w:id="520" w:author="Tanish Sugnani" w:date="2017-05-16T17:21:00Z">
            <w:rPr>
              <w:color w:val="000000"/>
              <w:sz w:val="28"/>
              <w:szCs w:val="28"/>
            </w:rPr>
          </w:rPrChange>
        </w:rPr>
        <w:t>Decomposition of Input Images</w:t>
      </w:r>
    </w:p>
    <w:p w14:paraId="1E5FB37B" w14:textId="02BB6268" w:rsidR="00C52F73" w:rsidRPr="00007284" w:rsidRDefault="00C14543">
      <w:pPr>
        <w:autoSpaceDE w:val="0"/>
        <w:autoSpaceDN w:val="0"/>
        <w:adjustRightInd w:val="0"/>
        <w:spacing w:after="0" w:line="360" w:lineRule="auto"/>
        <w:jc w:val="both"/>
        <w:rPr>
          <w:rFonts w:ascii="Times New Roman" w:hAnsi="Times New Roman" w:cs="Times New Roman"/>
          <w:color w:val="000000"/>
          <w:sz w:val="24"/>
          <w:szCs w:val="24"/>
        </w:rPr>
        <w:pPrChange w:id="521" w:author="Tanish Sugnani" w:date="2017-05-16T17:21:00Z">
          <w:pPr>
            <w:autoSpaceDE w:val="0"/>
            <w:autoSpaceDN w:val="0"/>
            <w:adjustRightInd w:val="0"/>
            <w:spacing w:after="0" w:line="360" w:lineRule="auto"/>
            <w:ind w:firstLine="720"/>
            <w:jc w:val="both"/>
          </w:pPr>
        </w:pPrChange>
      </w:pPr>
      <w:r w:rsidRPr="00C14543">
        <w:rPr>
          <w:rFonts w:ascii="Times New Roman" w:hAnsi="Times New Roman"/>
          <w:color w:val="000000"/>
          <w:sz w:val="24"/>
          <w:szCs w:val="24"/>
        </w:rPr>
        <w:t xml:space="preserve">Multi-scale decomposition is a method in which we extract the features of the image in different levels. In our proposed method we will decompose the image using </w:t>
      </w:r>
      <w:r w:rsidR="00F46CFE" w:rsidRPr="00C14543">
        <w:rPr>
          <w:rFonts w:ascii="Times New Roman" w:hAnsi="Times New Roman"/>
          <w:color w:val="000000"/>
          <w:sz w:val="24"/>
          <w:szCs w:val="24"/>
        </w:rPr>
        <w:t>Gaussian</w:t>
      </w:r>
      <w:r w:rsidRPr="00C14543">
        <w:rPr>
          <w:rFonts w:ascii="Times New Roman" w:hAnsi="Times New Roman"/>
          <w:color w:val="000000"/>
          <w:sz w:val="24"/>
          <w:szCs w:val="24"/>
        </w:rPr>
        <w:t xml:space="preserve"> and bilateral filter</w:t>
      </w:r>
      <w:ins w:id="522" w:author="Tanish Sugnani" w:date="2017-05-21T04:07:00Z">
        <w:r w:rsidR="005B1E02">
          <w:rPr>
            <w:rFonts w:ascii="Times New Roman" w:hAnsi="Times New Roman"/>
            <w:color w:val="000000"/>
            <w:sz w:val="24"/>
            <w:szCs w:val="24"/>
          </w:rPr>
          <w:t>s.</w:t>
        </w:r>
      </w:ins>
      <w:del w:id="523" w:author="Tanish Sugnani" w:date="2017-05-21T04:07:00Z">
        <w:r w:rsidRPr="00C14543" w:rsidDel="005B1E02">
          <w:rPr>
            <w:rFonts w:ascii="Times New Roman" w:hAnsi="Times New Roman"/>
            <w:color w:val="000000"/>
            <w:sz w:val="24"/>
            <w:szCs w:val="24"/>
          </w:rPr>
          <w:delText xml:space="preserve"> by applying different st</w:delText>
        </w:r>
        <w:r w:rsidR="00F46CFE" w:rsidDel="005B1E02">
          <w:rPr>
            <w:rFonts w:ascii="Times New Roman" w:hAnsi="Times New Roman"/>
            <w:color w:val="000000"/>
            <w:sz w:val="24"/>
            <w:szCs w:val="24"/>
          </w:rPr>
          <w:delText>andar</w:delText>
        </w:r>
        <w:r w:rsidRPr="00C14543" w:rsidDel="005B1E02">
          <w:rPr>
            <w:rFonts w:ascii="Times New Roman" w:hAnsi="Times New Roman"/>
            <w:color w:val="000000"/>
            <w:sz w:val="24"/>
            <w:szCs w:val="24"/>
          </w:rPr>
          <w:delText xml:space="preserve">d deviation values for the </w:delText>
        </w:r>
      </w:del>
      <w:del w:id="524" w:author="Tanish Sugnani" w:date="2017-05-16T12:10:00Z">
        <w:r w:rsidR="00F46CFE" w:rsidRPr="00C14543" w:rsidDel="007B3867">
          <w:rPr>
            <w:rFonts w:ascii="Times New Roman" w:hAnsi="Times New Roman"/>
            <w:color w:val="000000"/>
            <w:sz w:val="24"/>
            <w:szCs w:val="24"/>
          </w:rPr>
          <w:delText>Gaussian</w:delText>
        </w:r>
        <w:r w:rsidRPr="00C14543" w:rsidDel="007B3867">
          <w:rPr>
            <w:rFonts w:ascii="Times New Roman" w:hAnsi="Times New Roman"/>
            <w:color w:val="000000"/>
            <w:sz w:val="24"/>
            <w:szCs w:val="24"/>
          </w:rPr>
          <w:delText xml:space="preserve"> filter so that we can extract more information from the image.</w:delText>
        </w:r>
        <w:r w:rsidR="00F46CFE" w:rsidDel="007B3867">
          <w:rPr>
            <w:rFonts w:ascii="Times New Roman" w:hAnsi="Times New Roman"/>
            <w:color w:val="000000"/>
            <w:sz w:val="24"/>
            <w:szCs w:val="24"/>
          </w:rPr>
          <w:delText xml:space="preserve"> </w:delText>
        </w:r>
        <w:r w:rsidRPr="00C14543" w:rsidDel="007B3867">
          <w:rPr>
            <w:rFonts w:ascii="Times New Roman" w:hAnsi="Times New Roman"/>
            <w:color w:val="000000"/>
            <w:sz w:val="24"/>
            <w:szCs w:val="24"/>
          </w:rPr>
          <w:delText>Decomposition can be applied for any level.</w:delText>
        </w:r>
        <w:r w:rsidRPr="00C14543" w:rsidDel="007B3867">
          <w:rPr>
            <w:rFonts w:ascii="Times New Roman" w:hAnsi="Times New Roman" w:cs="Times New Roman"/>
            <w:color w:val="000000"/>
            <w:sz w:val="24"/>
            <w:szCs w:val="24"/>
          </w:rPr>
          <w:delText xml:space="preserve"> </w:delText>
        </w:r>
        <w:r w:rsidR="00C52F73" w:rsidRPr="00007284" w:rsidDel="007B3867">
          <w:rPr>
            <w:rFonts w:ascii="Times New Roman" w:hAnsi="Times New Roman" w:cs="Times New Roman"/>
            <w:color w:val="000000"/>
            <w:sz w:val="24"/>
            <w:szCs w:val="24"/>
          </w:rPr>
          <w:delText xml:space="preserve"> </w:delText>
        </w:r>
      </w:del>
    </w:p>
    <w:p w14:paraId="58754B07" w14:textId="77777777" w:rsidR="00D0394F" w:rsidDel="00E8650C" w:rsidRDefault="00D0394F" w:rsidP="00D0394F">
      <w:pPr>
        <w:autoSpaceDE w:val="0"/>
        <w:autoSpaceDN w:val="0"/>
        <w:adjustRightInd w:val="0"/>
        <w:spacing w:after="0" w:line="240" w:lineRule="auto"/>
        <w:rPr>
          <w:del w:id="525" w:author="Tanish Sugnani" w:date="2017-05-16T17:22:00Z"/>
          <w:rFonts w:ascii="Times New Roman" w:hAnsi="Times New Roman" w:cs="Times New Roman"/>
          <w:b/>
          <w:color w:val="000000"/>
          <w:sz w:val="24"/>
          <w:szCs w:val="24"/>
        </w:rPr>
      </w:pPr>
    </w:p>
    <w:p w14:paraId="26CC211D" w14:textId="77777777" w:rsidR="00865D0B" w:rsidRDefault="00865D0B" w:rsidP="00D0394F">
      <w:pPr>
        <w:autoSpaceDE w:val="0"/>
        <w:autoSpaceDN w:val="0"/>
        <w:adjustRightInd w:val="0"/>
        <w:spacing w:after="0" w:line="240" w:lineRule="auto"/>
        <w:rPr>
          <w:rFonts w:ascii="Times New Roman" w:hAnsi="Times New Roman"/>
          <w:b/>
          <w:color w:val="000000"/>
          <w:sz w:val="28"/>
          <w:szCs w:val="28"/>
        </w:rPr>
      </w:pPr>
    </w:p>
    <w:p w14:paraId="001F19A6" w14:textId="0AB4F60D" w:rsidR="00D0394F" w:rsidDel="00DA4AA2" w:rsidRDefault="001348C9">
      <w:pPr>
        <w:autoSpaceDE w:val="0"/>
        <w:autoSpaceDN w:val="0"/>
        <w:adjustRightInd w:val="0"/>
        <w:spacing w:after="0" w:line="360" w:lineRule="auto"/>
        <w:rPr>
          <w:del w:id="526" w:author="SB" w:date="2017-05-14T12:30:00Z"/>
          <w:rFonts w:ascii="Times New Roman" w:hAnsi="Times New Roman"/>
          <w:b/>
          <w:color w:val="000000"/>
          <w:sz w:val="28"/>
          <w:szCs w:val="28"/>
        </w:rPr>
        <w:pPrChange w:id="527" w:author="Tanish Sugnani" w:date="2017-05-16T17:21:00Z">
          <w:pPr>
            <w:autoSpaceDE w:val="0"/>
            <w:autoSpaceDN w:val="0"/>
            <w:adjustRightInd w:val="0"/>
            <w:spacing w:after="0" w:line="240" w:lineRule="auto"/>
          </w:pPr>
        </w:pPrChange>
      </w:pPr>
      <w:del w:id="528" w:author="SB" w:date="2017-05-14T12:29:00Z">
        <w:r w:rsidDel="00DA4AA2">
          <w:rPr>
            <w:rFonts w:ascii="Times New Roman" w:hAnsi="Times New Roman"/>
            <w:b/>
            <w:color w:val="000000"/>
            <w:sz w:val="28"/>
            <w:szCs w:val="28"/>
          </w:rPr>
          <w:delText xml:space="preserve">2.3.1.1 </w:delText>
        </w:r>
      </w:del>
      <w:ins w:id="529" w:author="SB" w:date="2017-05-14T12:29:00Z">
        <w:r w:rsidR="00DA4AA2">
          <w:rPr>
            <w:rFonts w:ascii="Times New Roman" w:hAnsi="Times New Roman"/>
            <w:b/>
            <w:color w:val="000000"/>
            <w:sz w:val="28"/>
            <w:szCs w:val="28"/>
          </w:rPr>
          <w:t xml:space="preserve"> Step 2: Filt</w:t>
        </w:r>
      </w:ins>
      <w:ins w:id="530" w:author="Tanish Sugnani" w:date="2017-05-16T12:10:00Z">
        <w:r w:rsidR="007B3867">
          <w:rPr>
            <w:rFonts w:ascii="Times New Roman" w:hAnsi="Times New Roman"/>
            <w:b/>
            <w:color w:val="000000"/>
            <w:sz w:val="28"/>
            <w:szCs w:val="28"/>
          </w:rPr>
          <w:t>er</w:t>
        </w:r>
      </w:ins>
      <w:ins w:id="531" w:author="SB" w:date="2017-05-14T12:29:00Z">
        <w:r w:rsidR="00DA4AA2">
          <w:rPr>
            <w:rFonts w:ascii="Times New Roman" w:hAnsi="Times New Roman"/>
            <w:b/>
            <w:color w:val="000000"/>
            <w:sz w:val="28"/>
            <w:szCs w:val="28"/>
          </w:rPr>
          <w:t xml:space="preserve">ing using </w:t>
        </w:r>
      </w:ins>
      <w:r w:rsidR="00C14543">
        <w:rPr>
          <w:rFonts w:ascii="Times New Roman" w:eastAsia="Times New Roman" w:hAnsi="Times New Roman" w:cs="Angsana New"/>
          <w:b/>
          <w:sz w:val="28"/>
          <w:szCs w:val="28"/>
          <w:lang w:val="en-US"/>
        </w:rPr>
        <w:t xml:space="preserve">Gaussian and Bilateral </w:t>
      </w:r>
      <w:del w:id="532" w:author="SB" w:date="2017-05-14T12:30:00Z">
        <w:r w:rsidR="00C14543" w:rsidDel="00DA4AA2">
          <w:rPr>
            <w:rFonts w:ascii="Times New Roman" w:eastAsia="Times New Roman" w:hAnsi="Times New Roman" w:cs="Angsana New"/>
            <w:b/>
            <w:sz w:val="28"/>
            <w:szCs w:val="28"/>
            <w:lang w:val="en-US"/>
          </w:rPr>
          <w:delText>Filters</w:delText>
        </w:r>
      </w:del>
    </w:p>
    <w:p w14:paraId="4427AD0D" w14:textId="77777777" w:rsidR="00865D0B" w:rsidRDefault="00865D0B">
      <w:pPr>
        <w:autoSpaceDE w:val="0"/>
        <w:autoSpaceDN w:val="0"/>
        <w:adjustRightInd w:val="0"/>
        <w:spacing w:after="0" w:line="360" w:lineRule="auto"/>
        <w:rPr>
          <w:rFonts w:ascii="Times New Roman" w:hAnsi="Times New Roman" w:cs="Times New Roman"/>
          <w:color w:val="000000"/>
          <w:sz w:val="24"/>
          <w:szCs w:val="24"/>
        </w:rPr>
        <w:pPrChange w:id="533" w:author="Tanish Sugnani" w:date="2017-05-16T17:21:00Z">
          <w:pPr>
            <w:autoSpaceDE w:val="0"/>
            <w:autoSpaceDN w:val="0"/>
            <w:adjustRightInd w:val="0"/>
            <w:spacing w:after="0" w:line="360" w:lineRule="auto"/>
            <w:jc w:val="both"/>
          </w:pPr>
        </w:pPrChange>
      </w:pPr>
    </w:p>
    <w:p w14:paraId="4126AAF5" w14:textId="6AECEC42" w:rsidR="00C14543" w:rsidDel="00856794" w:rsidRDefault="00C14543">
      <w:pPr>
        <w:autoSpaceDE w:val="0"/>
        <w:autoSpaceDN w:val="0"/>
        <w:adjustRightInd w:val="0"/>
        <w:spacing w:after="0" w:line="360" w:lineRule="auto"/>
        <w:jc w:val="both"/>
        <w:rPr>
          <w:del w:id="534" w:author="Tanish Sugnani" w:date="2017-05-16T17:33:00Z"/>
          <w:rFonts w:ascii="Times New Roman" w:hAnsi="Times New Roman" w:cs="Times New Roman"/>
          <w:color w:val="000000"/>
          <w:sz w:val="24"/>
          <w:szCs w:val="24"/>
        </w:rPr>
        <w:pPrChange w:id="535" w:author="Tanish Sugnani" w:date="2017-05-16T17:21:00Z">
          <w:pPr>
            <w:autoSpaceDE w:val="0"/>
            <w:autoSpaceDN w:val="0"/>
            <w:adjustRightInd w:val="0"/>
            <w:spacing w:after="0" w:line="360" w:lineRule="auto"/>
            <w:ind w:firstLine="720"/>
            <w:jc w:val="both"/>
          </w:pPr>
        </w:pPrChange>
      </w:pPr>
      <w:r w:rsidRPr="00C14543">
        <w:rPr>
          <w:rFonts w:ascii="Times New Roman" w:hAnsi="Times New Roman" w:cs="Times New Roman"/>
          <w:color w:val="000000"/>
          <w:sz w:val="24"/>
          <w:szCs w:val="24"/>
        </w:rPr>
        <w:t>Gaussian and Bilateral filters are two well-known f</w:t>
      </w:r>
      <w:r w:rsidR="00865D0B">
        <w:rPr>
          <w:rFonts w:ascii="Times New Roman" w:hAnsi="Times New Roman" w:cs="Times New Roman"/>
          <w:color w:val="000000"/>
          <w:sz w:val="24"/>
          <w:szCs w:val="24"/>
        </w:rPr>
        <w:t>ilters in</w:t>
      </w:r>
      <w:del w:id="536" w:author="Tanish Sugnani" w:date="2017-05-16T17:34:00Z">
        <w:r w:rsidR="00865D0B" w:rsidDel="00856794">
          <w:rPr>
            <w:rFonts w:ascii="Times New Roman" w:hAnsi="Times New Roman" w:cs="Times New Roman"/>
            <w:color w:val="000000"/>
            <w:sz w:val="24"/>
            <w:szCs w:val="24"/>
          </w:rPr>
          <w:delText xml:space="preserve"> the</w:delText>
        </w:r>
      </w:del>
      <w:r w:rsidR="00865D0B">
        <w:rPr>
          <w:rFonts w:ascii="Times New Roman" w:hAnsi="Times New Roman" w:cs="Times New Roman"/>
          <w:color w:val="000000"/>
          <w:sz w:val="24"/>
          <w:szCs w:val="24"/>
        </w:rPr>
        <w:t xml:space="preserve"> image processing. </w:t>
      </w:r>
      <w:r>
        <w:rPr>
          <w:rFonts w:ascii="Times New Roman" w:hAnsi="Times New Roman" w:cs="Times New Roman"/>
          <w:color w:val="000000"/>
          <w:sz w:val="24"/>
          <w:szCs w:val="24"/>
        </w:rPr>
        <w:t>G</w:t>
      </w:r>
      <w:r w:rsidRPr="00C14543">
        <w:rPr>
          <w:rFonts w:ascii="Times New Roman" w:hAnsi="Times New Roman" w:cs="Times New Roman"/>
          <w:color w:val="000000"/>
          <w:sz w:val="24"/>
          <w:szCs w:val="24"/>
        </w:rPr>
        <w:t>aussian filter is used to blur the image</w:t>
      </w:r>
      <w:ins w:id="537" w:author="Tanish Sugnani" w:date="2017-05-16T17:34:00Z">
        <w:r w:rsidR="00856794">
          <w:rPr>
            <w:rFonts w:ascii="Times New Roman" w:hAnsi="Times New Roman" w:cs="Times New Roman"/>
            <w:color w:val="000000"/>
            <w:sz w:val="24"/>
            <w:szCs w:val="24"/>
          </w:rPr>
          <w:t>.</w:t>
        </w:r>
      </w:ins>
      <w:r w:rsidRPr="00C14543">
        <w:rPr>
          <w:rFonts w:ascii="Times New Roman" w:hAnsi="Times New Roman" w:cs="Times New Roman"/>
          <w:color w:val="000000"/>
          <w:sz w:val="24"/>
          <w:szCs w:val="24"/>
        </w:rPr>
        <w:t xml:space="preserve"> It is</w:t>
      </w:r>
      <w:del w:id="538" w:author="Tanish Sugnani" w:date="2017-05-16T17:35:00Z">
        <w:r w:rsidRPr="00C14543" w:rsidDel="00856794">
          <w:rPr>
            <w:rFonts w:ascii="Times New Roman" w:hAnsi="Times New Roman" w:cs="Times New Roman"/>
            <w:color w:val="000000"/>
            <w:sz w:val="24"/>
            <w:szCs w:val="24"/>
          </w:rPr>
          <w:delText xml:space="preserve"> a</w:delText>
        </w:r>
      </w:del>
      <w:r w:rsidRPr="00C14543">
        <w:rPr>
          <w:rFonts w:ascii="Times New Roman" w:hAnsi="Times New Roman" w:cs="Times New Roman"/>
          <w:color w:val="000000"/>
          <w:sz w:val="24"/>
          <w:szCs w:val="24"/>
        </w:rPr>
        <w:t xml:space="preserve"> widely used</w:t>
      </w:r>
      <w:r>
        <w:rPr>
          <w:rFonts w:ascii="Times New Roman" w:hAnsi="Times New Roman" w:cs="Times New Roman"/>
          <w:color w:val="000000"/>
          <w:sz w:val="24"/>
          <w:szCs w:val="24"/>
        </w:rPr>
        <w:t xml:space="preserve"> </w:t>
      </w:r>
      <w:r w:rsidRPr="00C14543">
        <w:rPr>
          <w:rFonts w:ascii="Times New Roman" w:hAnsi="Times New Roman" w:cs="Times New Roman"/>
          <w:color w:val="000000"/>
          <w:sz w:val="24"/>
          <w:szCs w:val="24"/>
        </w:rPr>
        <w:t xml:space="preserve">to reduce </w:t>
      </w:r>
      <w:ins w:id="539" w:author="Tanish Sugnani" w:date="2017-05-16T17:35:00Z">
        <w:r w:rsidR="00856794">
          <w:rPr>
            <w:rFonts w:ascii="Times New Roman" w:hAnsi="Times New Roman" w:cs="Times New Roman"/>
            <w:color w:val="000000"/>
            <w:sz w:val="24"/>
            <w:szCs w:val="24"/>
          </w:rPr>
          <w:t xml:space="preserve">the </w:t>
        </w:r>
      </w:ins>
      <w:r w:rsidRPr="00C14543">
        <w:rPr>
          <w:rFonts w:ascii="Times New Roman" w:hAnsi="Times New Roman" w:cs="Times New Roman"/>
          <w:color w:val="000000"/>
          <w:sz w:val="24"/>
          <w:szCs w:val="24"/>
        </w:rPr>
        <w:t>image no</w:t>
      </w:r>
      <w:r>
        <w:rPr>
          <w:rFonts w:ascii="Times New Roman" w:hAnsi="Times New Roman" w:cs="Times New Roman"/>
          <w:color w:val="000000"/>
          <w:sz w:val="24"/>
          <w:szCs w:val="24"/>
        </w:rPr>
        <w:t>ise and</w:t>
      </w:r>
      <w:del w:id="540" w:author="Tanish Sugnani" w:date="2017-05-16T17:35:00Z">
        <w:r w:rsidDel="00856794">
          <w:rPr>
            <w:rFonts w:ascii="Times New Roman" w:hAnsi="Times New Roman" w:cs="Times New Roman"/>
            <w:color w:val="000000"/>
            <w:sz w:val="24"/>
            <w:szCs w:val="24"/>
          </w:rPr>
          <w:delText xml:space="preserve"> reduce detail,</w:delText>
        </w:r>
      </w:del>
      <w:del w:id="541" w:author="Tanish Sugnani" w:date="2017-05-16T17:36:00Z">
        <w:r w:rsidDel="00856794">
          <w:rPr>
            <w:rFonts w:ascii="Times New Roman" w:hAnsi="Times New Roman" w:cs="Times New Roman"/>
            <w:color w:val="000000"/>
            <w:sz w:val="24"/>
            <w:szCs w:val="24"/>
          </w:rPr>
          <w:delText xml:space="preserve"> </w:delText>
        </w:r>
        <w:r w:rsidRPr="00C14543" w:rsidDel="00856794">
          <w:rPr>
            <w:rFonts w:ascii="Times New Roman" w:hAnsi="Times New Roman" w:cs="Times New Roman"/>
            <w:color w:val="000000"/>
            <w:sz w:val="24"/>
            <w:szCs w:val="24"/>
          </w:rPr>
          <w:delText>and</w:delText>
        </w:r>
      </w:del>
      <w:r w:rsidRPr="00C14543">
        <w:rPr>
          <w:rFonts w:ascii="Times New Roman" w:hAnsi="Times New Roman" w:cs="Times New Roman"/>
          <w:color w:val="000000"/>
          <w:sz w:val="24"/>
          <w:szCs w:val="24"/>
        </w:rPr>
        <w:t xml:space="preserve"> </w:t>
      </w:r>
      <w:del w:id="542" w:author="Tanish Sugnani" w:date="2017-05-16T17:35:00Z">
        <w:r w:rsidRPr="00C14543" w:rsidDel="00856794">
          <w:rPr>
            <w:rFonts w:ascii="Times New Roman" w:hAnsi="Times New Roman" w:cs="Times New Roman"/>
            <w:color w:val="000000"/>
            <w:sz w:val="24"/>
            <w:szCs w:val="24"/>
          </w:rPr>
          <w:delText xml:space="preserve">get </w:delText>
        </w:r>
      </w:del>
      <w:r w:rsidRPr="00C14543">
        <w:rPr>
          <w:rFonts w:ascii="Times New Roman" w:hAnsi="Times New Roman" w:cs="Times New Roman"/>
          <w:color w:val="000000"/>
          <w:sz w:val="24"/>
          <w:szCs w:val="24"/>
        </w:rPr>
        <w:t xml:space="preserve">to </w:t>
      </w:r>
      <w:ins w:id="543" w:author="Tanish Sugnani" w:date="2017-05-16T17:35:00Z">
        <w:r w:rsidR="00856794">
          <w:rPr>
            <w:rFonts w:ascii="Times New Roman" w:hAnsi="Times New Roman" w:cs="Times New Roman"/>
            <w:color w:val="000000"/>
            <w:sz w:val="24"/>
            <w:szCs w:val="24"/>
          </w:rPr>
          <w:t xml:space="preserve">get </w:t>
        </w:r>
      </w:ins>
      <w:r w:rsidRPr="00C14543">
        <w:rPr>
          <w:rFonts w:ascii="Times New Roman" w:hAnsi="Times New Roman" w:cs="Times New Roman"/>
          <w:color w:val="000000"/>
          <w:sz w:val="24"/>
          <w:szCs w:val="24"/>
        </w:rPr>
        <w:t>textured detail of the image</w:t>
      </w:r>
      <w:r>
        <w:rPr>
          <w:rFonts w:ascii="Times New Roman" w:hAnsi="Times New Roman" w:cs="Times New Roman"/>
          <w:color w:val="000000"/>
          <w:sz w:val="24"/>
          <w:szCs w:val="24"/>
        </w:rPr>
        <w:t xml:space="preserve">. Sigma is the standard deviation </w:t>
      </w:r>
      <w:r w:rsidRPr="00C14543">
        <w:rPr>
          <w:rFonts w:ascii="Times New Roman" w:hAnsi="Times New Roman" w:cs="Times New Roman"/>
          <w:color w:val="000000"/>
          <w:sz w:val="24"/>
          <w:szCs w:val="24"/>
        </w:rPr>
        <w:t>used as</w:t>
      </w:r>
      <w:del w:id="544" w:author="Tanish Sugnani" w:date="2017-05-16T17:36:00Z">
        <w:r w:rsidRPr="00C14543" w:rsidDel="00856794">
          <w:rPr>
            <w:rFonts w:ascii="Times New Roman" w:hAnsi="Times New Roman" w:cs="Times New Roman"/>
            <w:color w:val="000000"/>
            <w:sz w:val="24"/>
            <w:szCs w:val="24"/>
          </w:rPr>
          <w:delText xml:space="preserve"> blur</w:delText>
        </w:r>
      </w:del>
      <w:r w:rsidRPr="00C14543">
        <w:rPr>
          <w:rFonts w:ascii="Times New Roman" w:hAnsi="Times New Roman" w:cs="Times New Roman"/>
          <w:color w:val="000000"/>
          <w:sz w:val="24"/>
          <w:szCs w:val="24"/>
        </w:rPr>
        <w:t xml:space="preserve"> degree</w:t>
      </w:r>
      <w:ins w:id="545" w:author="Tanish Sugnani" w:date="2017-05-16T17:36:00Z">
        <w:r w:rsidR="00856794">
          <w:rPr>
            <w:rFonts w:ascii="Times New Roman" w:hAnsi="Times New Roman" w:cs="Times New Roman"/>
            <w:color w:val="000000"/>
            <w:sz w:val="24"/>
            <w:szCs w:val="24"/>
          </w:rPr>
          <w:t xml:space="preserve"> of blur</w:t>
        </w:r>
      </w:ins>
      <w:r w:rsidRPr="00C14543">
        <w:rPr>
          <w:rFonts w:ascii="Times New Roman" w:hAnsi="Times New Roman" w:cs="Times New Roman"/>
          <w:color w:val="000000"/>
          <w:sz w:val="24"/>
          <w:szCs w:val="24"/>
        </w:rPr>
        <w:t>.</w:t>
      </w:r>
      <w:ins w:id="546" w:author="Tanish Sugnani" w:date="2017-05-16T17:33:00Z">
        <w:r w:rsidR="00856794">
          <w:rPr>
            <w:rFonts w:ascii="Times New Roman" w:hAnsi="Times New Roman" w:cs="Times New Roman"/>
            <w:color w:val="000000"/>
            <w:sz w:val="24"/>
            <w:szCs w:val="24"/>
          </w:rPr>
          <w:t xml:space="preserve"> </w:t>
        </w:r>
      </w:ins>
    </w:p>
    <w:p w14:paraId="3C813363" w14:textId="77777777" w:rsidR="00856794" w:rsidRPr="00C14543" w:rsidRDefault="00856794" w:rsidP="00865D0B">
      <w:pPr>
        <w:autoSpaceDE w:val="0"/>
        <w:autoSpaceDN w:val="0"/>
        <w:adjustRightInd w:val="0"/>
        <w:spacing w:after="0" w:line="360" w:lineRule="auto"/>
        <w:jc w:val="both"/>
        <w:rPr>
          <w:ins w:id="547" w:author="Tanish Sugnani" w:date="2017-05-16T17:34:00Z"/>
          <w:rFonts w:ascii="Times New Roman" w:hAnsi="Times New Roman" w:cs="Times New Roman"/>
          <w:color w:val="000000"/>
          <w:sz w:val="24"/>
          <w:szCs w:val="24"/>
        </w:rPr>
      </w:pPr>
    </w:p>
    <w:p w14:paraId="03795C10" w14:textId="5ED5FD0B" w:rsidR="00C14543" w:rsidRPr="00C14543" w:rsidDel="00C55E64" w:rsidRDefault="00C14543">
      <w:pPr>
        <w:autoSpaceDE w:val="0"/>
        <w:autoSpaceDN w:val="0"/>
        <w:adjustRightInd w:val="0"/>
        <w:spacing w:after="0" w:line="360" w:lineRule="auto"/>
        <w:jc w:val="both"/>
        <w:rPr>
          <w:del w:id="548" w:author="Tanish Sugnani" w:date="2017-05-20T21:12:00Z"/>
          <w:rFonts w:ascii="Times New Roman" w:hAnsi="Times New Roman"/>
          <w:color w:val="000000"/>
          <w:sz w:val="24"/>
          <w:szCs w:val="24"/>
        </w:rPr>
        <w:pPrChange w:id="549" w:author="Tanish Sugnani" w:date="2017-05-16T17:21:00Z">
          <w:pPr>
            <w:autoSpaceDE w:val="0"/>
            <w:autoSpaceDN w:val="0"/>
            <w:adjustRightInd w:val="0"/>
            <w:spacing w:after="0" w:line="360" w:lineRule="auto"/>
            <w:ind w:firstLine="720"/>
            <w:jc w:val="both"/>
          </w:pPr>
        </w:pPrChange>
      </w:pPr>
      <w:r w:rsidRPr="00C14543">
        <w:rPr>
          <w:rFonts w:ascii="Times New Roman" w:hAnsi="Times New Roman" w:cs="Times New Roman"/>
          <w:color w:val="000000"/>
          <w:sz w:val="24"/>
          <w:szCs w:val="24"/>
        </w:rPr>
        <w:lastRenderedPageBreak/>
        <w:t>A bilateral filter is a</w:t>
      </w:r>
      <w:ins w:id="550" w:author="Tanish Sugnani" w:date="2017-05-16T12:11:00Z">
        <w:r w:rsidR="007B3867">
          <w:rPr>
            <w:rFonts w:ascii="Times New Roman" w:hAnsi="Times New Roman" w:cs="Times New Roman"/>
            <w:color w:val="000000"/>
            <w:sz w:val="24"/>
            <w:szCs w:val="24"/>
          </w:rPr>
          <w:t>n</w:t>
        </w:r>
      </w:ins>
      <w:r w:rsidRPr="00C14543">
        <w:rPr>
          <w:rFonts w:ascii="Times New Roman" w:hAnsi="Times New Roman" w:cs="Times New Roman"/>
          <w:color w:val="000000"/>
          <w:sz w:val="24"/>
          <w:szCs w:val="24"/>
        </w:rPr>
        <w:t xml:space="preserve"> edge-preserving and noise-reducing filter for images. In this filter </w:t>
      </w:r>
      <w:ins w:id="551" w:author="Tanish Sugnani" w:date="2017-05-16T17:37:00Z">
        <w:r w:rsidR="00856794">
          <w:rPr>
            <w:rFonts w:ascii="Times New Roman" w:hAnsi="Times New Roman" w:cs="Times New Roman"/>
            <w:color w:val="000000"/>
            <w:sz w:val="24"/>
            <w:szCs w:val="24"/>
          </w:rPr>
          <w:t xml:space="preserve">the </w:t>
        </w:r>
      </w:ins>
      <w:r w:rsidRPr="00C14543">
        <w:rPr>
          <w:rFonts w:ascii="Times New Roman" w:hAnsi="Times New Roman" w:cs="Times New Roman"/>
          <w:color w:val="000000"/>
          <w:sz w:val="24"/>
          <w:szCs w:val="24"/>
        </w:rPr>
        <w:t xml:space="preserve">intensity value </w:t>
      </w:r>
      <w:ins w:id="552" w:author="Tanish Sugnani" w:date="2017-05-16T17:37:00Z">
        <w:r w:rsidR="00856794">
          <w:rPr>
            <w:rFonts w:ascii="Times New Roman" w:hAnsi="Times New Roman" w:cs="Times New Roman"/>
            <w:color w:val="000000"/>
            <w:sz w:val="24"/>
            <w:szCs w:val="24"/>
          </w:rPr>
          <w:t>of</w:t>
        </w:r>
      </w:ins>
      <w:del w:id="553" w:author="Tanish Sugnani" w:date="2017-05-16T17:37:00Z">
        <w:r w:rsidRPr="00C14543" w:rsidDel="00856794">
          <w:rPr>
            <w:rFonts w:ascii="Times New Roman" w:hAnsi="Times New Roman" w:cs="Times New Roman"/>
            <w:color w:val="000000"/>
            <w:sz w:val="24"/>
            <w:szCs w:val="24"/>
          </w:rPr>
          <w:delText>at</w:delText>
        </w:r>
      </w:del>
      <w:r w:rsidRPr="00C14543">
        <w:rPr>
          <w:rFonts w:ascii="Times New Roman" w:hAnsi="Times New Roman" w:cs="Times New Roman"/>
          <w:color w:val="000000"/>
          <w:sz w:val="24"/>
          <w:szCs w:val="24"/>
        </w:rPr>
        <w:t xml:space="preserve"> each pixel in an image is replaced by a weighted average of intensity values from </w:t>
      </w:r>
      <w:ins w:id="554" w:author="Tanish Sugnani" w:date="2017-05-16T17:37:00Z">
        <w:r w:rsidR="00856794">
          <w:rPr>
            <w:rFonts w:ascii="Times New Roman" w:hAnsi="Times New Roman" w:cs="Times New Roman"/>
            <w:color w:val="000000"/>
            <w:sz w:val="24"/>
            <w:szCs w:val="24"/>
          </w:rPr>
          <w:t>the neighbouring</w:t>
        </w:r>
      </w:ins>
      <w:del w:id="555" w:author="Tanish Sugnani" w:date="2017-05-16T17:37:00Z">
        <w:r w:rsidRPr="00C14543" w:rsidDel="00856794">
          <w:rPr>
            <w:rFonts w:ascii="Times New Roman" w:hAnsi="Times New Roman" w:cs="Times New Roman"/>
            <w:color w:val="000000"/>
            <w:sz w:val="24"/>
            <w:szCs w:val="24"/>
          </w:rPr>
          <w:delText>nearby</w:delText>
        </w:r>
      </w:del>
      <w:r w:rsidRPr="00C14543">
        <w:rPr>
          <w:rFonts w:ascii="Times New Roman" w:hAnsi="Times New Roman" w:cs="Times New Roman"/>
          <w:color w:val="000000"/>
          <w:sz w:val="24"/>
          <w:szCs w:val="24"/>
        </w:rPr>
        <w:t xml:space="preserve"> pixels. This weight can be based on a Gaussian distribution. Crucially, the weights depend not only on Euclidean distance of pixels, but also on the </w:t>
      </w:r>
      <w:r w:rsidR="00F46CFE" w:rsidRPr="00C14543">
        <w:rPr>
          <w:rFonts w:ascii="Times New Roman" w:hAnsi="Times New Roman" w:cs="Times New Roman"/>
          <w:color w:val="000000"/>
          <w:sz w:val="24"/>
          <w:szCs w:val="24"/>
        </w:rPr>
        <w:t>colour</w:t>
      </w:r>
      <w:r w:rsidRPr="00C14543">
        <w:rPr>
          <w:rFonts w:ascii="Times New Roman" w:hAnsi="Times New Roman" w:cs="Times New Roman"/>
          <w:color w:val="000000"/>
          <w:sz w:val="24"/>
          <w:szCs w:val="24"/>
        </w:rPr>
        <w:t xml:space="preserve"> intensity, depth distance, etc. This preserves sharp edges by systematically looping through each pixel and adjusting weights to the adjacent pixels accordingly. This </w:t>
      </w:r>
      <w:ins w:id="556" w:author="Tanish Sugnani" w:date="2017-05-16T17:38:00Z">
        <w:r w:rsidR="00856794">
          <w:rPr>
            <w:rFonts w:ascii="Times New Roman" w:hAnsi="Times New Roman" w:cs="Times New Roman"/>
            <w:color w:val="000000"/>
            <w:sz w:val="24"/>
            <w:szCs w:val="24"/>
          </w:rPr>
          <w:t xml:space="preserve">in turn </w:t>
        </w:r>
      </w:ins>
      <w:r w:rsidRPr="00C14543">
        <w:rPr>
          <w:rFonts w:ascii="Times New Roman" w:hAnsi="Times New Roman" w:cs="Times New Roman"/>
          <w:color w:val="000000"/>
          <w:sz w:val="24"/>
          <w:szCs w:val="24"/>
        </w:rPr>
        <w:t>increases the</w:t>
      </w:r>
      <w:del w:id="557" w:author="Tanish Sugnani" w:date="2017-05-16T17:38:00Z">
        <w:r w:rsidRPr="00C14543" w:rsidDel="00856794">
          <w:rPr>
            <w:rFonts w:ascii="Times New Roman" w:hAnsi="Times New Roman" w:cs="Times New Roman"/>
            <w:color w:val="000000"/>
            <w:sz w:val="24"/>
            <w:szCs w:val="24"/>
          </w:rPr>
          <w:delText xml:space="preserve"> image</w:delText>
        </w:r>
      </w:del>
      <w:r w:rsidRPr="00C14543">
        <w:rPr>
          <w:rFonts w:ascii="Times New Roman" w:hAnsi="Times New Roman" w:cs="Times New Roman"/>
          <w:color w:val="000000"/>
          <w:sz w:val="24"/>
          <w:szCs w:val="24"/>
        </w:rPr>
        <w:t xml:space="preserve"> visual perception</w:t>
      </w:r>
      <w:ins w:id="558" w:author="Tanish Sugnani" w:date="2017-05-16T17:38:00Z">
        <w:r w:rsidR="00856794">
          <w:rPr>
            <w:rFonts w:ascii="Times New Roman" w:hAnsi="Times New Roman" w:cs="Times New Roman"/>
            <w:color w:val="000000"/>
            <w:sz w:val="24"/>
            <w:szCs w:val="24"/>
          </w:rPr>
          <w:t xml:space="preserve"> of the image</w:t>
        </w:r>
      </w:ins>
      <w:r w:rsidRPr="00C14543">
        <w:rPr>
          <w:rFonts w:ascii="Times New Roman" w:hAnsi="Times New Roman" w:cs="Times New Roman"/>
          <w:color w:val="000000"/>
          <w:sz w:val="24"/>
          <w:szCs w:val="24"/>
        </w:rPr>
        <w:t xml:space="preserve"> by preserving the edge features.</w:t>
      </w:r>
    </w:p>
    <w:p w14:paraId="61CD8A3B" w14:textId="77777777" w:rsidR="00677007" w:rsidDel="00E8650C" w:rsidRDefault="00677007">
      <w:pPr>
        <w:autoSpaceDE w:val="0"/>
        <w:autoSpaceDN w:val="0"/>
        <w:adjustRightInd w:val="0"/>
        <w:spacing w:after="0" w:line="240" w:lineRule="auto"/>
        <w:jc w:val="both"/>
        <w:rPr>
          <w:del w:id="559" w:author="SB" w:date="2017-05-14T12:30:00Z"/>
          <w:rFonts w:ascii="Times New Roman" w:hAnsi="Times New Roman" w:cs="Times New Roman"/>
          <w:color w:val="000000"/>
          <w:sz w:val="24"/>
          <w:szCs w:val="24"/>
        </w:rPr>
        <w:pPrChange w:id="560" w:author="SB" w:date="2017-05-14T12:30:00Z">
          <w:pPr>
            <w:pStyle w:val="ListParagraph"/>
            <w:numPr>
              <w:ilvl w:val="2"/>
              <w:numId w:val="7"/>
            </w:numPr>
            <w:autoSpaceDE w:val="0"/>
            <w:autoSpaceDN w:val="0"/>
            <w:adjustRightInd w:val="0"/>
            <w:spacing w:after="0" w:line="240" w:lineRule="auto"/>
            <w:ind w:hanging="720"/>
            <w:jc w:val="both"/>
          </w:pPr>
        </w:pPrChange>
      </w:pPr>
    </w:p>
    <w:p w14:paraId="7D99E929" w14:textId="77777777" w:rsidR="00573151" w:rsidRDefault="00573151">
      <w:pPr>
        <w:autoSpaceDE w:val="0"/>
        <w:autoSpaceDN w:val="0"/>
        <w:adjustRightInd w:val="0"/>
        <w:spacing w:after="0" w:line="360" w:lineRule="auto"/>
        <w:jc w:val="both"/>
        <w:rPr>
          <w:ins w:id="561" w:author="Tanish Sugnani" w:date="2017-05-16T18:12:00Z"/>
          <w:rFonts w:ascii="Times New Roman" w:hAnsi="Times New Roman"/>
          <w:b/>
          <w:noProof/>
          <w:color w:val="000000"/>
          <w:sz w:val="28"/>
          <w:szCs w:val="28"/>
          <w:lang w:eastAsia="en-IN"/>
        </w:rPr>
        <w:pPrChange w:id="562" w:author="Tanish Sugnani" w:date="2017-05-20T21:12:00Z">
          <w:pPr>
            <w:pStyle w:val="ListParagraph"/>
            <w:numPr>
              <w:ilvl w:val="2"/>
              <w:numId w:val="7"/>
            </w:numPr>
            <w:autoSpaceDE w:val="0"/>
            <w:autoSpaceDN w:val="0"/>
            <w:adjustRightInd w:val="0"/>
            <w:spacing w:after="0" w:line="240" w:lineRule="auto"/>
            <w:ind w:hanging="720"/>
            <w:jc w:val="both"/>
          </w:pPr>
        </w:pPrChange>
      </w:pPr>
    </w:p>
    <w:p w14:paraId="1492D3C4" w14:textId="77777777" w:rsidR="00573151" w:rsidRDefault="00573151">
      <w:pPr>
        <w:autoSpaceDE w:val="0"/>
        <w:autoSpaceDN w:val="0"/>
        <w:adjustRightInd w:val="0"/>
        <w:spacing w:after="0" w:line="240" w:lineRule="auto"/>
        <w:jc w:val="both"/>
        <w:rPr>
          <w:ins w:id="563" w:author="Tanish Sugnani" w:date="2017-05-16T17:34:00Z"/>
          <w:rFonts w:ascii="Times New Roman" w:hAnsi="Times New Roman"/>
          <w:b/>
          <w:noProof/>
          <w:color w:val="000000"/>
          <w:sz w:val="28"/>
          <w:szCs w:val="28"/>
          <w:lang w:eastAsia="en-IN"/>
        </w:rPr>
        <w:pPrChange w:id="564" w:author="SB" w:date="2017-05-14T12:30:00Z">
          <w:pPr>
            <w:pStyle w:val="ListParagraph"/>
            <w:numPr>
              <w:ilvl w:val="2"/>
              <w:numId w:val="7"/>
            </w:numPr>
            <w:autoSpaceDE w:val="0"/>
            <w:autoSpaceDN w:val="0"/>
            <w:adjustRightInd w:val="0"/>
            <w:spacing w:after="0" w:line="240" w:lineRule="auto"/>
            <w:ind w:hanging="720"/>
            <w:jc w:val="both"/>
          </w:pPr>
        </w:pPrChange>
      </w:pPr>
    </w:p>
    <w:p w14:paraId="253CF105" w14:textId="1773DF56" w:rsidR="00677007" w:rsidRPr="00DA4AA2" w:rsidRDefault="00DA4AA2">
      <w:pPr>
        <w:autoSpaceDE w:val="0"/>
        <w:autoSpaceDN w:val="0"/>
        <w:adjustRightInd w:val="0"/>
        <w:spacing w:after="0" w:line="240" w:lineRule="auto"/>
        <w:jc w:val="both"/>
        <w:rPr>
          <w:rFonts w:ascii="Times New Roman" w:hAnsi="Times New Roman" w:cs="Times New Roman"/>
          <w:b/>
          <w:noProof/>
          <w:color w:val="000000"/>
          <w:sz w:val="28"/>
          <w:szCs w:val="28"/>
          <w:lang w:eastAsia="en-IN"/>
          <w:rPrChange w:id="565" w:author="SB" w:date="2017-05-14T12:30:00Z">
            <w:rPr>
              <w:rFonts w:cs="Times New Roman"/>
              <w:noProof/>
              <w:lang w:eastAsia="en-IN"/>
            </w:rPr>
          </w:rPrChange>
        </w:rPr>
        <w:pPrChange w:id="566" w:author="SB" w:date="2017-05-14T12:30:00Z">
          <w:pPr>
            <w:pStyle w:val="ListParagraph"/>
            <w:numPr>
              <w:ilvl w:val="2"/>
              <w:numId w:val="7"/>
            </w:numPr>
            <w:autoSpaceDE w:val="0"/>
            <w:autoSpaceDN w:val="0"/>
            <w:adjustRightInd w:val="0"/>
            <w:spacing w:after="0" w:line="240" w:lineRule="auto"/>
            <w:ind w:hanging="720"/>
            <w:jc w:val="both"/>
          </w:pPr>
        </w:pPrChange>
      </w:pPr>
      <w:ins w:id="567" w:author="SB" w:date="2017-05-14T12:30:00Z">
        <w:r>
          <w:rPr>
            <w:rFonts w:ascii="Times New Roman" w:hAnsi="Times New Roman"/>
            <w:b/>
            <w:noProof/>
            <w:color w:val="000000"/>
            <w:sz w:val="28"/>
            <w:szCs w:val="28"/>
            <w:lang w:eastAsia="en-IN"/>
          </w:rPr>
          <w:t xml:space="preserve">Step 3: </w:t>
        </w:r>
      </w:ins>
      <w:r w:rsidR="00C14543" w:rsidRPr="00DA4AA2">
        <w:rPr>
          <w:rFonts w:ascii="Times New Roman" w:hAnsi="Times New Roman"/>
          <w:b/>
          <w:noProof/>
          <w:color w:val="000000"/>
          <w:sz w:val="28"/>
          <w:szCs w:val="28"/>
          <w:lang w:eastAsia="en-IN"/>
          <w:rPrChange w:id="568" w:author="SB" w:date="2017-05-14T12:30:00Z">
            <w:rPr>
              <w:noProof/>
              <w:lang w:eastAsia="en-IN"/>
            </w:rPr>
          </w:rPrChange>
        </w:rPr>
        <w:t>Image Fusion</w:t>
      </w:r>
    </w:p>
    <w:p w14:paraId="2DF722C3" w14:textId="77777777" w:rsidR="00677007" w:rsidRDefault="00677007" w:rsidP="00677007">
      <w:pPr>
        <w:autoSpaceDE w:val="0"/>
        <w:autoSpaceDN w:val="0"/>
        <w:adjustRightInd w:val="0"/>
        <w:spacing w:after="0" w:line="240" w:lineRule="auto"/>
        <w:rPr>
          <w:rFonts w:ascii="Times New Roman" w:hAnsi="Times New Roman"/>
          <w:b/>
          <w:noProof/>
          <w:color w:val="000000"/>
          <w:sz w:val="28"/>
          <w:szCs w:val="28"/>
          <w:lang w:eastAsia="en-IN"/>
        </w:rPr>
      </w:pPr>
    </w:p>
    <w:p w14:paraId="7CFD536D" w14:textId="691E2412" w:rsidR="00C14543" w:rsidRDefault="00C14543" w:rsidP="00FF5EA9">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There are many image fusion techniques</w:t>
      </w:r>
      <w:r w:rsidR="00677007">
        <w:rPr>
          <w:rFonts w:ascii="Times New Roman" w:hAnsi="Times New Roman" w:cs="Times New Roman"/>
          <w:color w:val="000000"/>
          <w:sz w:val="24"/>
          <w:szCs w:val="24"/>
        </w:rPr>
        <w:t>.</w:t>
      </w:r>
      <w:r>
        <w:rPr>
          <w:rFonts w:ascii="Times New Roman" w:hAnsi="Times New Roman" w:cs="Times New Roman"/>
          <w:color w:val="000000"/>
          <w:sz w:val="24"/>
          <w:szCs w:val="24"/>
        </w:rPr>
        <w:t xml:space="preserve"> In the proposed method </w:t>
      </w:r>
      <w:del w:id="569" w:author="SB" w:date="2017-05-14T12:30:00Z">
        <w:r w:rsidDel="00DA4AA2">
          <w:rPr>
            <w:rFonts w:ascii="Times New Roman" w:hAnsi="Times New Roman" w:cs="Times New Roman"/>
            <w:color w:val="000000"/>
            <w:sz w:val="24"/>
            <w:szCs w:val="24"/>
          </w:rPr>
          <w:delText xml:space="preserve">wee </w:delText>
        </w:r>
      </w:del>
      <w:ins w:id="570" w:author="SB" w:date="2017-05-14T12:30:00Z">
        <w:r w:rsidR="00DA4AA2">
          <w:rPr>
            <w:rFonts w:ascii="Times New Roman" w:hAnsi="Times New Roman" w:cs="Times New Roman"/>
            <w:color w:val="000000"/>
            <w:sz w:val="24"/>
            <w:szCs w:val="24"/>
          </w:rPr>
          <w:t xml:space="preserve">the images are </w:t>
        </w:r>
      </w:ins>
      <w:r>
        <w:rPr>
          <w:rFonts w:ascii="Times New Roman" w:hAnsi="Times New Roman" w:cs="Times New Roman"/>
          <w:color w:val="000000"/>
          <w:sz w:val="24"/>
          <w:szCs w:val="24"/>
        </w:rPr>
        <w:t>fuse</w:t>
      </w:r>
      <w:ins w:id="571" w:author="SB" w:date="2017-05-14T12:30:00Z">
        <w:r w:rsidR="00DA4AA2">
          <w:rPr>
            <w:rFonts w:ascii="Times New Roman" w:hAnsi="Times New Roman" w:cs="Times New Roman"/>
            <w:color w:val="000000"/>
            <w:sz w:val="24"/>
            <w:szCs w:val="24"/>
          </w:rPr>
          <w:t>d</w:t>
        </w:r>
      </w:ins>
      <w:r>
        <w:rPr>
          <w:rFonts w:ascii="Times New Roman" w:hAnsi="Times New Roman" w:cs="Times New Roman"/>
          <w:color w:val="000000"/>
          <w:sz w:val="24"/>
          <w:szCs w:val="24"/>
        </w:rPr>
        <w:t xml:space="preserve"> </w:t>
      </w:r>
      <w:del w:id="572" w:author="SB" w:date="2017-05-14T12:31:00Z">
        <w:r w:rsidDel="00DA4AA2">
          <w:rPr>
            <w:rFonts w:ascii="Times New Roman" w:hAnsi="Times New Roman" w:cs="Times New Roman"/>
            <w:color w:val="000000"/>
            <w:sz w:val="24"/>
            <w:szCs w:val="24"/>
          </w:rPr>
          <w:delText>the given input images</w:delText>
        </w:r>
      </w:del>
      <w:r>
        <w:rPr>
          <w:rFonts w:ascii="Times New Roman" w:hAnsi="Times New Roman" w:cs="Times New Roman"/>
          <w:color w:val="000000"/>
          <w:sz w:val="24"/>
          <w:szCs w:val="24"/>
        </w:rPr>
        <w:t xml:space="preserve"> in three levels.</w:t>
      </w:r>
    </w:p>
    <w:p w14:paraId="1D766C78" w14:textId="77777777" w:rsidR="00C14543" w:rsidRDefault="00C14543" w:rsidP="00FF5EA9">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1. Small-scale combination</w:t>
      </w:r>
    </w:p>
    <w:p w14:paraId="632BF269" w14:textId="77777777" w:rsidR="00C14543" w:rsidRDefault="00C14543" w:rsidP="00FF5EA9">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2. Large-scale combination</w:t>
      </w:r>
    </w:p>
    <w:p w14:paraId="27FF968A" w14:textId="77777777" w:rsidR="00677007" w:rsidRPr="00677007" w:rsidRDefault="00C14543" w:rsidP="00FF5EA9">
      <w:pPr>
        <w:autoSpaceDE w:val="0"/>
        <w:autoSpaceDN w:val="0"/>
        <w:adjustRightInd w:val="0"/>
        <w:spacing w:after="0" w:line="360" w:lineRule="auto"/>
        <w:ind w:firstLine="720"/>
        <w:jc w:val="both"/>
        <w:rPr>
          <w:rFonts w:ascii="Times New Roman" w:hAnsi="Times New Roman"/>
          <w:b/>
          <w:color w:val="000000"/>
          <w:sz w:val="28"/>
          <w:szCs w:val="28"/>
        </w:rPr>
      </w:pPr>
      <w:r>
        <w:rPr>
          <w:rFonts w:ascii="Times New Roman" w:hAnsi="Times New Roman" w:cs="Times New Roman"/>
          <w:color w:val="000000"/>
          <w:sz w:val="24"/>
          <w:szCs w:val="24"/>
        </w:rPr>
        <w:t>3. Base-level combination</w:t>
      </w:r>
      <w:r w:rsidR="00677007">
        <w:rPr>
          <w:rFonts w:ascii="Times New Roman" w:hAnsi="Times New Roman" w:cs="Times New Roman"/>
          <w:color w:val="000000"/>
          <w:sz w:val="24"/>
          <w:szCs w:val="24"/>
        </w:rPr>
        <w:t xml:space="preserve"> </w:t>
      </w:r>
    </w:p>
    <w:p w14:paraId="133EF14B" w14:textId="77777777" w:rsidR="00677007" w:rsidRDefault="00677007" w:rsidP="00D0394F">
      <w:pPr>
        <w:autoSpaceDE w:val="0"/>
        <w:autoSpaceDN w:val="0"/>
        <w:adjustRightInd w:val="0"/>
        <w:spacing w:after="0" w:line="360" w:lineRule="auto"/>
        <w:jc w:val="both"/>
        <w:rPr>
          <w:rFonts w:ascii="Times New Roman" w:hAnsi="Times New Roman" w:cs="Times New Roman"/>
          <w:color w:val="000000"/>
          <w:sz w:val="24"/>
          <w:szCs w:val="24"/>
        </w:rPr>
      </w:pPr>
    </w:p>
    <w:p w14:paraId="70BB96D2" w14:textId="77777777" w:rsidR="00677007" w:rsidDel="00AC104A" w:rsidRDefault="00677007" w:rsidP="00677007">
      <w:pPr>
        <w:autoSpaceDE w:val="0"/>
        <w:autoSpaceDN w:val="0"/>
        <w:adjustRightInd w:val="0"/>
        <w:spacing w:after="0" w:line="240" w:lineRule="auto"/>
        <w:rPr>
          <w:del w:id="573" w:author="Tanish Sugnani" w:date="2017-05-21T04:06:00Z"/>
          <w:rFonts w:ascii="Times New Roman" w:hAnsi="Times New Roman" w:cs="Times New Roman"/>
          <w:b/>
          <w:color w:val="000000"/>
          <w:sz w:val="24"/>
          <w:szCs w:val="24"/>
        </w:rPr>
      </w:pPr>
    </w:p>
    <w:p w14:paraId="6795E88D" w14:textId="64545492" w:rsidR="00D0394F" w:rsidRPr="001348C9" w:rsidRDefault="001348C9" w:rsidP="00677007">
      <w:pPr>
        <w:autoSpaceDE w:val="0"/>
        <w:autoSpaceDN w:val="0"/>
        <w:adjustRightInd w:val="0"/>
        <w:spacing w:after="0" w:line="240" w:lineRule="auto"/>
        <w:rPr>
          <w:rFonts w:ascii="Times New Roman" w:hAnsi="Times New Roman" w:cs="Times New Roman"/>
          <w:b/>
          <w:color w:val="000000"/>
          <w:sz w:val="28"/>
          <w:szCs w:val="28"/>
        </w:rPr>
      </w:pPr>
      <w:del w:id="574" w:author="SB" w:date="2017-05-14T12:31:00Z">
        <w:r w:rsidDel="00DA4AA2">
          <w:rPr>
            <w:rFonts w:ascii="Times New Roman" w:hAnsi="Times New Roman" w:cs="Times New Roman"/>
            <w:b/>
            <w:color w:val="000000"/>
            <w:sz w:val="28"/>
            <w:szCs w:val="28"/>
          </w:rPr>
          <w:delText xml:space="preserve">2.3.2.1 </w:delText>
        </w:r>
      </w:del>
      <w:ins w:id="575" w:author="SB" w:date="2017-05-14T12:31:00Z">
        <w:r w:rsidR="00DA4AA2">
          <w:rPr>
            <w:rFonts w:ascii="Times New Roman" w:hAnsi="Times New Roman" w:cs="Times New Roman"/>
            <w:b/>
            <w:color w:val="000000"/>
            <w:sz w:val="28"/>
            <w:szCs w:val="28"/>
          </w:rPr>
          <w:t xml:space="preserve">Step 3.1 </w:t>
        </w:r>
      </w:ins>
      <w:r w:rsidR="00C14543">
        <w:rPr>
          <w:rFonts w:ascii="Times New Roman" w:hAnsi="Times New Roman" w:cs="Times New Roman"/>
          <w:b/>
          <w:color w:val="000000"/>
          <w:sz w:val="28"/>
          <w:szCs w:val="28"/>
        </w:rPr>
        <w:t>Small-Scale combination</w:t>
      </w:r>
      <w:r w:rsidR="00677007" w:rsidRPr="001348C9">
        <w:rPr>
          <w:rFonts w:ascii="Times New Roman" w:hAnsi="Times New Roman" w:cs="Times New Roman"/>
          <w:b/>
          <w:color w:val="000000"/>
          <w:sz w:val="28"/>
          <w:szCs w:val="28"/>
        </w:rPr>
        <w:t xml:space="preserve">: </w:t>
      </w:r>
    </w:p>
    <w:p w14:paraId="7D076992" w14:textId="77777777" w:rsidR="00D0394F" w:rsidRDefault="00D0394F" w:rsidP="00677007">
      <w:pPr>
        <w:autoSpaceDE w:val="0"/>
        <w:autoSpaceDN w:val="0"/>
        <w:adjustRightInd w:val="0"/>
        <w:spacing w:after="0" w:line="240" w:lineRule="auto"/>
        <w:rPr>
          <w:rFonts w:ascii="Times New Roman" w:hAnsi="Times New Roman" w:cs="Times New Roman"/>
          <w:b/>
          <w:color w:val="000000"/>
          <w:sz w:val="28"/>
          <w:szCs w:val="28"/>
        </w:rPr>
      </w:pPr>
    </w:p>
    <w:p w14:paraId="206A0C03" w14:textId="77777777" w:rsidR="00677007" w:rsidDel="00856794" w:rsidRDefault="00C14543" w:rsidP="00FF5EA9">
      <w:pPr>
        <w:autoSpaceDE w:val="0"/>
        <w:autoSpaceDN w:val="0"/>
        <w:adjustRightInd w:val="0"/>
        <w:spacing w:after="0" w:line="360" w:lineRule="auto"/>
        <w:ind w:firstLine="720"/>
        <w:jc w:val="both"/>
        <w:rPr>
          <w:del w:id="576" w:author="Tanish Sugnani" w:date="2017-05-16T17:38:00Z"/>
          <w:rFonts w:ascii="Times New Roman" w:hAnsi="Times New Roman" w:cs="Times New Roman"/>
          <w:color w:val="000000"/>
          <w:sz w:val="24"/>
          <w:szCs w:val="24"/>
        </w:rPr>
      </w:pPr>
      <w:r>
        <w:rPr>
          <w:rFonts w:ascii="Times New Roman" w:hAnsi="Times New Roman" w:cs="Times New Roman"/>
          <w:color w:val="000000"/>
          <w:sz w:val="24"/>
          <w:szCs w:val="24"/>
        </w:rPr>
        <w:t>S</w:t>
      </w:r>
      <w:r w:rsidRPr="00C14543">
        <w:rPr>
          <w:rFonts w:ascii="Times New Roman" w:hAnsi="Times New Roman" w:cs="Times New Roman"/>
          <w:color w:val="000000"/>
          <w:sz w:val="24"/>
          <w:szCs w:val="24"/>
        </w:rPr>
        <w:t>mall scale combination is used to integrate fine-scale features into fused image it is applied to the original image.</w:t>
      </w:r>
      <w:r w:rsidRPr="00C14543">
        <w:t xml:space="preserve"> </w:t>
      </w:r>
      <w:r>
        <w:rPr>
          <w:rFonts w:ascii="Times New Roman" w:hAnsi="Times New Roman" w:cs="Times New Roman"/>
          <w:color w:val="000000"/>
          <w:sz w:val="24"/>
          <w:szCs w:val="24"/>
        </w:rPr>
        <w:t>T</w:t>
      </w:r>
      <w:r w:rsidRPr="00C14543">
        <w:rPr>
          <w:rFonts w:ascii="Times New Roman" w:hAnsi="Times New Roman" w:cs="Times New Roman"/>
          <w:color w:val="000000"/>
          <w:sz w:val="24"/>
          <w:szCs w:val="24"/>
        </w:rPr>
        <w:t xml:space="preserve">he value of lambda is used to regulate the amount of IR image </w:t>
      </w:r>
      <w:r w:rsidR="00F46CFE">
        <w:rPr>
          <w:rFonts w:ascii="Times New Roman" w:hAnsi="Times New Roman" w:cs="Times New Roman"/>
          <w:color w:val="000000"/>
          <w:sz w:val="24"/>
          <w:szCs w:val="24"/>
        </w:rPr>
        <w:t>features to be inje</w:t>
      </w:r>
      <w:r>
        <w:rPr>
          <w:rFonts w:ascii="Times New Roman" w:hAnsi="Times New Roman" w:cs="Times New Roman"/>
          <w:color w:val="000000"/>
          <w:sz w:val="24"/>
          <w:szCs w:val="24"/>
        </w:rPr>
        <w:t>cted in the v</w:t>
      </w:r>
      <w:r w:rsidRPr="00C14543">
        <w:rPr>
          <w:rFonts w:ascii="Times New Roman" w:hAnsi="Times New Roman" w:cs="Times New Roman"/>
          <w:color w:val="000000"/>
          <w:sz w:val="24"/>
          <w:szCs w:val="24"/>
        </w:rPr>
        <w:t>isible image for better visual perception.</w:t>
      </w:r>
    </w:p>
    <w:p w14:paraId="1F5BA03D" w14:textId="77777777" w:rsidR="00677007" w:rsidDel="00856794" w:rsidRDefault="00677007" w:rsidP="00677007">
      <w:pPr>
        <w:autoSpaceDE w:val="0"/>
        <w:autoSpaceDN w:val="0"/>
        <w:adjustRightInd w:val="0"/>
        <w:spacing w:after="0" w:line="240" w:lineRule="auto"/>
        <w:rPr>
          <w:del w:id="577" w:author="Tanish Sugnani" w:date="2017-05-16T17:38:00Z"/>
          <w:rFonts w:ascii="Times New Roman" w:hAnsi="Times New Roman" w:cs="Times New Roman"/>
          <w:color w:val="000000"/>
          <w:sz w:val="24"/>
          <w:szCs w:val="24"/>
        </w:rPr>
      </w:pPr>
    </w:p>
    <w:p w14:paraId="191F1323" w14:textId="77777777" w:rsidR="00865D0B" w:rsidDel="00856794" w:rsidRDefault="00865D0B" w:rsidP="00677007">
      <w:pPr>
        <w:autoSpaceDE w:val="0"/>
        <w:autoSpaceDN w:val="0"/>
        <w:adjustRightInd w:val="0"/>
        <w:spacing w:after="0" w:line="240" w:lineRule="auto"/>
        <w:rPr>
          <w:del w:id="578" w:author="Tanish Sugnani" w:date="2017-05-16T17:38:00Z"/>
          <w:rFonts w:ascii="Times New Roman" w:hAnsi="Times New Roman" w:cs="Times New Roman"/>
          <w:b/>
          <w:color w:val="000000"/>
          <w:sz w:val="24"/>
          <w:szCs w:val="24"/>
        </w:rPr>
      </w:pPr>
    </w:p>
    <w:p w14:paraId="582DEA6C" w14:textId="77777777" w:rsidR="00865D0B" w:rsidRDefault="00865D0B">
      <w:pPr>
        <w:autoSpaceDE w:val="0"/>
        <w:autoSpaceDN w:val="0"/>
        <w:adjustRightInd w:val="0"/>
        <w:spacing w:after="0" w:line="360" w:lineRule="auto"/>
        <w:ind w:firstLine="720"/>
        <w:jc w:val="both"/>
        <w:rPr>
          <w:rFonts w:ascii="Times New Roman" w:hAnsi="Times New Roman" w:cs="Times New Roman"/>
          <w:b/>
          <w:color w:val="000000"/>
          <w:sz w:val="24"/>
          <w:szCs w:val="24"/>
        </w:rPr>
        <w:pPrChange w:id="579" w:author="Tanish Sugnani" w:date="2017-05-16T17:38:00Z">
          <w:pPr>
            <w:autoSpaceDE w:val="0"/>
            <w:autoSpaceDN w:val="0"/>
            <w:adjustRightInd w:val="0"/>
            <w:spacing w:after="0" w:line="240" w:lineRule="auto"/>
          </w:pPr>
        </w:pPrChange>
      </w:pPr>
    </w:p>
    <w:p w14:paraId="748720BA" w14:textId="77777777" w:rsidR="00865D0B" w:rsidDel="00AC104A" w:rsidRDefault="00865D0B" w:rsidP="00677007">
      <w:pPr>
        <w:autoSpaceDE w:val="0"/>
        <w:autoSpaceDN w:val="0"/>
        <w:adjustRightInd w:val="0"/>
        <w:spacing w:after="0" w:line="240" w:lineRule="auto"/>
        <w:rPr>
          <w:del w:id="580" w:author="Tanish Sugnani" w:date="2017-05-21T04:05:00Z"/>
          <w:rFonts w:ascii="Times New Roman" w:hAnsi="Times New Roman" w:cs="Times New Roman"/>
          <w:b/>
          <w:color w:val="000000"/>
          <w:sz w:val="24"/>
          <w:szCs w:val="24"/>
        </w:rPr>
      </w:pPr>
    </w:p>
    <w:p w14:paraId="6B92930D" w14:textId="77777777" w:rsidR="00C55E64" w:rsidRDefault="00C55E64" w:rsidP="00677007">
      <w:pPr>
        <w:autoSpaceDE w:val="0"/>
        <w:autoSpaceDN w:val="0"/>
        <w:adjustRightInd w:val="0"/>
        <w:spacing w:after="0" w:line="240" w:lineRule="auto"/>
        <w:rPr>
          <w:ins w:id="581" w:author="Tanish Sugnani" w:date="2017-05-20T21:14:00Z"/>
          <w:rFonts w:ascii="Times New Roman" w:hAnsi="Times New Roman" w:cs="Times New Roman"/>
          <w:b/>
          <w:color w:val="000000"/>
          <w:sz w:val="28"/>
          <w:szCs w:val="28"/>
        </w:rPr>
      </w:pPr>
    </w:p>
    <w:p w14:paraId="7EFF6432" w14:textId="28DAC933" w:rsidR="00D0394F" w:rsidRPr="001348C9" w:rsidRDefault="001348C9" w:rsidP="00677007">
      <w:pPr>
        <w:autoSpaceDE w:val="0"/>
        <w:autoSpaceDN w:val="0"/>
        <w:adjustRightInd w:val="0"/>
        <w:spacing w:after="0" w:line="240" w:lineRule="auto"/>
        <w:rPr>
          <w:rFonts w:ascii="Times New Roman" w:hAnsi="Times New Roman" w:cs="Times New Roman"/>
          <w:b/>
          <w:color w:val="000000"/>
          <w:sz w:val="28"/>
          <w:szCs w:val="28"/>
        </w:rPr>
      </w:pPr>
      <w:del w:id="582" w:author="SB" w:date="2017-05-14T12:31:00Z">
        <w:r w:rsidDel="00DA4AA2">
          <w:rPr>
            <w:rFonts w:ascii="Times New Roman" w:hAnsi="Times New Roman" w:cs="Times New Roman"/>
            <w:b/>
            <w:color w:val="000000"/>
            <w:sz w:val="28"/>
            <w:szCs w:val="28"/>
          </w:rPr>
          <w:delText>2.3.2.2</w:delText>
        </w:r>
      </w:del>
      <w:ins w:id="583" w:author="SB" w:date="2017-05-14T12:31:00Z">
        <w:del w:id="584" w:author="Tanish Sugnani" w:date="2017-05-16T17:38:00Z">
          <w:r w:rsidR="00DA4AA2" w:rsidDel="00856794">
            <w:rPr>
              <w:rFonts w:ascii="Times New Roman" w:hAnsi="Times New Roman" w:cs="Times New Roman"/>
              <w:b/>
              <w:color w:val="000000"/>
              <w:sz w:val="28"/>
              <w:szCs w:val="28"/>
            </w:rPr>
            <w:delText xml:space="preserve"> </w:delText>
          </w:r>
        </w:del>
        <w:r w:rsidR="00DA4AA2">
          <w:rPr>
            <w:rFonts w:ascii="Times New Roman" w:hAnsi="Times New Roman" w:cs="Times New Roman"/>
            <w:b/>
            <w:color w:val="000000"/>
            <w:sz w:val="28"/>
            <w:szCs w:val="28"/>
          </w:rPr>
          <w:t>Step 3.2</w:t>
        </w:r>
      </w:ins>
      <w:ins w:id="585" w:author="Tanish Sugnani" w:date="2017-05-16T17:20:00Z">
        <w:r w:rsidR="00E8650C">
          <w:rPr>
            <w:rFonts w:ascii="Times New Roman" w:hAnsi="Times New Roman" w:cs="Times New Roman"/>
            <w:b/>
            <w:color w:val="000000"/>
            <w:sz w:val="28"/>
            <w:szCs w:val="28"/>
          </w:rPr>
          <w:t xml:space="preserve"> </w:t>
        </w:r>
      </w:ins>
      <w:del w:id="586" w:author="SB" w:date="2017-05-14T12:31:00Z">
        <w:r w:rsidDel="00DA4AA2">
          <w:rPr>
            <w:rFonts w:ascii="Times New Roman" w:hAnsi="Times New Roman" w:cs="Times New Roman"/>
            <w:b/>
            <w:color w:val="000000"/>
            <w:sz w:val="28"/>
            <w:szCs w:val="28"/>
          </w:rPr>
          <w:delText xml:space="preserve"> </w:delText>
        </w:r>
      </w:del>
      <w:r w:rsidR="0065205C">
        <w:rPr>
          <w:rFonts w:ascii="Times New Roman" w:hAnsi="Times New Roman" w:cs="Times New Roman"/>
          <w:b/>
          <w:color w:val="000000"/>
          <w:sz w:val="28"/>
          <w:szCs w:val="28"/>
        </w:rPr>
        <w:t>Large-Scale combination</w:t>
      </w:r>
      <w:r w:rsidR="00677007" w:rsidRPr="001348C9">
        <w:rPr>
          <w:rFonts w:ascii="Times New Roman" w:hAnsi="Times New Roman" w:cs="Times New Roman"/>
          <w:b/>
          <w:color w:val="000000"/>
          <w:sz w:val="28"/>
          <w:szCs w:val="28"/>
        </w:rPr>
        <w:t>:</w:t>
      </w:r>
    </w:p>
    <w:p w14:paraId="26B3D045" w14:textId="77777777" w:rsidR="00D0394F" w:rsidRDefault="00D0394F" w:rsidP="00677007">
      <w:pPr>
        <w:autoSpaceDE w:val="0"/>
        <w:autoSpaceDN w:val="0"/>
        <w:adjustRightInd w:val="0"/>
        <w:spacing w:after="0" w:line="240" w:lineRule="auto"/>
        <w:rPr>
          <w:rFonts w:ascii="Times New Roman" w:hAnsi="Times New Roman" w:cs="Times New Roman"/>
          <w:b/>
          <w:color w:val="000000"/>
          <w:sz w:val="28"/>
          <w:szCs w:val="28"/>
        </w:rPr>
      </w:pPr>
    </w:p>
    <w:p w14:paraId="5B49B584" w14:textId="77777777" w:rsidR="00677007" w:rsidRPr="00FF5EA9" w:rsidRDefault="0065205C" w:rsidP="0065205C">
      <w:pPr>
        <w:autoSpaceDE w:val="0"/>
        <w:autoSpaceDN w:val="0"/>
        <w:adjustRightInd w:val="0"/>
        <w:spacing w:after="0" w:line="360" w:lineRule="auto"/>
        <w:ind w:firstLine="720"/>
        <w:jc w:val="both"/>
        <w:rPr>
          <w:rFonts w:ascii="Times New Roman" w:hAnsi="Times New Roman" w:cs="Times New Roman"/>
          <w:sz w:val="24"/>
          <w:szCs w:val="24"/>
        </w:rPr>
      </w:pPr>
      <w:r w:rsidRPr="0065205C">
        <w:rPr>
          <w:rFonts w:ascii="Times New Roman" w:hAnsi="Times New Roman" w:cs="Times New Roman"/>
          <w:color w:val="000000"/>
          <w:sz w:val="24"/>
          <w:szCs w:val="24"/>
        </w:rPr>
        <w:t>The large-scale levels are chosen to include all the decomposed levels. At these scale levels,</w:t>
      </w:r>
      <w:r w:rsidR="00F46CFE">
        <w:rPr>
          <w:rFonts w:ascii="Times New Roman" w:hAnsi="Times New Roman" w:cs="Times New Roman"/>
          <w:color w:val="000000"/>
          <w:sz w:val="24"/>
          <w:szCs w:val="24"/>
        </w:rPr>
        <w:t xml:space="preserve"> </w:t>
      </w:r>
      <w:r w:rsidRPr="0065205C">
        <w:rPr>
          <w:rFonts w:ascii="Times New Roman" w:hAnsi="Times New Roman" w:cs="Times New Roman"/>
          <w:color w:val="000000"/>
          <w:sz w:val="24"/>
          <w:szCs w:val="24"/>
        </w:rPr>
        <w:t>the decomposed</w:t>
      </w:r>
      <w:r>
        <w:rPr>
          <w:rFonts w:ascii="Times New Roman" w:hAnsi="Times New Roman" w:cs="Times New Roman"/>
          <w:color w:val="000000"/>
          <w:sz w:val="24"/>
          <w:szCs w:val="24"/>
        </w:rPr>
        <w:t xml:space="preserve"> </w:t>
      </w:r>
      <w:r w:rsidRPr="0065205C">
        <w:rPr>
          <w:rFonts w:ascii="Times New Roman" w:hAnsi="Times New Roman" w:cs="Times New Roman"/>
          <w:color w:val="000000"/>
          <w:sz w:val="24"/>
          <w:szCs w:val="24"/>
        </w:rPr>
        <w:t>large-scale edge features are fully used to identify and</w:t>
      </w:r>
      <w:r>
        <w:rPr>
          <w:rFonts w:ascii="Times New Roman" w:hAnsi="Times New Roman" w:cs="Times New Roman"/>
          <w:color w:val="000000"/>
          <w:sz w:val="24"/>
          <w:szCs w:val="24"/>
        </w:rPr>
        <w:t xml:space="preserve"> </w:t>
      </w:r>
      <w:r w:rsidRPr="0065205C">
        <w:rPr>
          <w:rFonts w:ascii="Times New Roman" w:hAnsi="Times New Roman" w:cs="Times New Roman"/>
          <w:color w:val="000000"/>
          <w:sz w:val="24"/>
          <w:szCs w:val="24"/>
        </w:rPr>
        <w:t>determine the weights of corresponding IR spectral features that would be injected into the visible image.</w:t>
      </w:r>
    </w:p>
    <w:p w14:paraId="35C5699D" w14:textId="77777777" w:rsidR="00677007" w:rsidDel="00AC104A" w:rsidRDefault="00677007" w:rsidP="00677007">
      <w:pPr>
        <w:autoSpaceDE w:val="0"/>
        <w:autoSpaceDN w:val="0"/>
        <w:adjustRightInd w:val="0"/>
        <w:spacing w:after="0" w:line="240" w:lineRule="auto"/>
        <w:jc w:val="right"/>
        <w:rPr>
          <w:del w:id="587" w:author="Tanish Sugnani" w:date="2017-05-21T04:05:00Z"/>
          <w:rFonts w:ascii="Times New Roman" w:hAnsi="Times New Roman" w:cs="Times New Roman"/>
          <w:b/>
          <w:color w:val="000000"/>
          <w:sz w:val="24"/>
          <w:szCs w:val="24"/>
        </w:rPr>
      </w:pPr>
    </w:p>
    <w:p w14:paraId="71716BA6" w14:textId="77777777" w:rsidR="00677007" w:rsidDel="00AC104A" w:rsidRDefault="00677007" w:rsidP="00677007">
      <w:pPr>
        <w:autoSpaceDE w:val="0"/>
        <w:autoSpaceDN w:val="0"/>
        <w:adjustRightInd w:val="0"/>
        <w:spacing w:after="0" w:line="240" w:lineRule="auto"/>
        <w:rPr>
          <w:del w:id="588" w:author="Tanish Sugnani" w:date="2017-05-21T04:05:00Z"/>
          <w:rFonts w:ascii="Times New Roman" w:hAnsi="Times New Roman" w:cs="Times New Roman"/>
          <w:b/>
          <w:color w:val="000000"/>
          <w:sz w:val="24"/>
          <w:szCs w:val="24"/>
        </w:rPr>
      </w:pPr>
    </w:p>
    <w:p w14:paraId="08F8522B" w14:textId="77777777" w:rsidR="00E8650C" w:rsidRDefault="00E8650C" w:rsidP="00677007">
      <w:pPr>
        <w:autoSpaceDE w:val="0"/>
        <w:autoSpaceDN w:val="0"/>
        <w:adjustRightInd w:val="0"/>
        <w:spacing w:after="0" w:line="240" w:lineRule="auto"/>
        <w:rPr>
          <w:ins w:id="589" w:author="Tanish Sugnani" w:date="2017-05-16T17:20:00Z"/>
          <w:rFonts w:ascii="Times New Roman" w:hAnsi="Times New Roman" w:cs="Times New Roman"/>
          <w:b/>
          <w:color w:val="000000"/>
          <w:sz w:val="28"/>
          <w:szCs w:val="28"/>
        </w:rPr>
      </w:pPr>
    </w:p>
    <w:p w14:paraId="273BA150" w14:textId="318A7939" w:rsidR="00D0394F" w:rsidRPr="001348C9" w:rsidRDefault="0065205C" w:rsidP="00677007">
      <w:pPr>
        <w:autoSpaceDE w:val="0"/>
        <w:autoSpaceDN w:val="0"/>
        <w:adjustRightInd w:val="0"/>
        <w:spacing w:after="0" w:line="240" w:lineRule="auto"/>
        <w:rPr>
          <w:rFonts w:ascii="Times New Roman" w:hAnsi="Times New Roman" w:cs="Times New Roman"/>
          <w:color w:val="000000"/>
          <w:sz w:val="28"/>
          <w:szCs w:val="28"/>
        </w:rPr>
      </w:pPr>
      <w:del w:id="590" w:author="SB" w:date="2017-05-14T12:31:00Z">
        <w:r w:rsidDel="00DA4AA2">
          <w:rPr>
            <w:rFonts w:ascii="Times New Roman" w:hAnsi="Times New Roman" w:cs="Times New Roman"/>
            <w:b/>
            <w:color w:val="000000"/>
            <w:sz w:val="28"/>
            <w:szCs w:val="28"/>
          </w:rPr>
          <w:delText xml:space="preserve">2.3.2.3 </w:delText>
        </w:r>
      </w:del>
      <w:ins w:id="591" w:author="SB" w:date="2017-05-14T12:31:00Z">
        <w:r w:rsidR="00DA4AA2">
          <w:rPr>
            <w:rFonts w:ascii="Times New Roman" w:hAnsi="Times New Roman" w:cs="Times New Roman"/>
            <w:b/>
            <w:color w:val="000000"/>
            <w:sz w:val="28"/>
            <w:szCs w:val="28"/>
          </w:rPr>
          <w:t xml:space="preserve">Step 3.3 </w:t>
        </w:r>
      </w:ins>
      <w:r>
        <w:rPr>
          <w:rFonts w:ascii="Times New Roman" w:hAnsi="Times New Roman" w:cs="Times New Roman"/>
          <w:b/>
          <w:color w:val="000000"/>
          <w:sz w:val="28"/>
          <w:szCs w:val="28"/>
        </w:rPr>
        <w:t>Base-Level combination</w:t>
      </w:r>
      <w:r w:rsidR="00677007" w:rsidRPr="001348C9">
        <w:rPr>
          <w:rFonts w:ascii="Times New Roman" w:hAnsi="Times New Roman" w:cs="Times New Roman"/>
          <w:b/>
          <w:color w:val="000000"/>
          <w:sz w:val="28"/>
          <w:szCs w:val="28"/>
        </w:rPr>
        <w:t>:</w:t>
      </w:r>
    </w:p>
    <w:p w14:paraId="35A84405" w14:textId="77777777" w:rsidR="00D0394F" w:rsidRDefault="00D0394F" w:rsidP="00677007">
      <w:pPr>
        <w:autoSpaceDE w:val="0"/>
        <w:autoSpaceDN w:val="0"/>
        <w:adjustRightInd w:val="0"/>
        <w:spacing w:after="0" w:line="240" w:lineRule="auto"/>
        <w:rPr>
          <w:rFonts w:ascii="Times New Roman" w:hAnsi="Times New Roman" w:cs="Times New Roman"/>
          <w:color w:val="000000"/>
          <w:sz w:val="24"/>
          <w:szCs w:val="24"/>
        </w:rPr>
      </w:pPr>
    </w:p>
    <w:p w14:paraId="13463203" w14:textId="5D3DB007" w:rsidR="00677007" w:rsidDel="005B1E02" w:rsidRDefault="0065205C" w:rsidP="00AC104A">
      <w:pPr>
        <w:autoSpaceDE w:val="0"/>
        <w:autoSpaceDN w:val="0"/>
        <w:adjustRightInd w:val="0"/>
        <w:spacing w:after="0" w:line="360" w:lineRule="auto"/>
        <w:ind w:firstLine="720"/>
        <w:jc w:val="both"/>
        <w:rPr>
          <w:del w:id="592" w:author="Tanish Sugnani" w:date="2017-05-21T04:05:00Z"/>
          <w:rFonts w:ascii="Times New Roman" w:hAnsi="Times New Roman" w:cs="Times New Roman"/>
          <w:color w:val="000000"/>
          <w:sz w:val="24"/>
          <w:szCs w:val="24"/>
        </w:rPr>
        <w:pPrChange w:id="593" w:author="Tanish Sugnani" w:date="2017-05-21T04:05:00Z">
          <w:pPr/>
        </w:pPrChange>
      </w:pPr>
      <w:r>
        <w:rPr>
          <w:rFonts w:ascii="Times New Roman" w:hAnsi="Times New Roman" w:cs="Times New Roman"/>
          <w:color w:val="000000"/>
          <w:sz w:val="24"/>
          <w:szCs w:val="24"/>
        </w:rPr>
        <w:t>The use of b</w:t>
      </w:r>
      <w:r w:rsidRPr="0065205C">
        <w:rPr>
          <w:rFonts w:ascii="Times New Roman" w:hAnsi="Times New Roman" w:cs="Times New Roman"/>
          <w:color w:val="000000"/>
          <w:sz w:val="24"/>
          <w:szCs w:val="24"/>
        </w:rPr>
        <w:t>as</w:t>
      </w:r>
      <w:r>
        <w:rPr>
          <w:rFonts w:ascii="Times New Roman" w:hAnsi="Times New Roman" w:cs="Times New Roman"/>
          <w:color w:val="000000"/>
          <w:sz w:val="24"/>
          <w:szCs w:val="24"/>
        </w:rPr>
        <w:t>e image in image fusion</w:t>
      </w:r>
      <w:r w:rsidRPr="0065205C">
        <w:rPr>
          <w:rFonts w:ascii="Times New Roman" w:hAnsi="Times New Roman" w:cs="Times New Roman"/>
          <w:color w:val="000000"/>
          <w:sz w:val="24"/>
          <w:szCs w:val="24"/>
        </w:rPr>
        <w:t xml:space="preserve"> is that it generally provides the support information for the higher-frequency sub</w:t>
      </w:r>
      <w:ins w:id="594" w:author="Tanish Sugnani" w:date="2017-05-17T13:25:00Z">
        <w:r w:rsidR="008C53DB">
          <w:rPr>
            <w:rFonts w:ascii="Times New Roman" w:hAnsi="Times New Roman" w:cs="Times New Roman"/>
            <w:color w:val="000000"/>
            <w:sz w:val="24"/>
            <w:szCs w:val="24"/>
          </w:rPr>
          <w:t>-</w:t>
        </w:r>
      </w:ins>
      <w:r w:rsidRPr="0065205C">
        <w:rPr>
          <w:rFonts w:ascii="Times New Roman" w:hAnsi="Times New Roman" w:cs="Times New Roman"/>
          <w:color w:val="000000"/>
          <w:sz w:val="24"/>
          <w:szCs w:val="24"/>
        </w:rPr>
        <w:t>bands. They are closely associated with each other in scale-spaces.</w:t>
      </w:r>
      <w:r>
        <w:rPr>
          <w:rFonts w:ascii="Times New Roman" w:hAnsi="Times New Roman" w:cs="Times New Roman"/>
          <w:color w:val="000000"/>
          <w:sz w:val="24"/>
          <w:szCs w:val="24"/>
        </w:rPr>
        <w:t xml:space="preserve"> </w:t>
      </w:r>
      <w:r w:rsidRPr="0065205C">
        <w:rPr>
          <w:rFonts w:ascii="Times New Roman" w:hAnsi="Times New Roman" w:cs="Times New Roman"/>
          <w:color w:val="000000"/>
          <w:sz w:val="24"/>
          <w:szCs w:val="24"/>
        </w:rPr>
        <w:t>So it is reasonable that the construction of the fused base image would also be related to the higher-level decomposed information in the fusion process.</w:t>
      </w:r>
    </w:p>
    <w:p w14:paraId="06F9476E" w14:textId="77777777" w:rsidR="00677007" w:rsidDel="00AC104A" w:rsidRDefault="00677007" w:rsidP="00D0394F">
      <w:pPr>
        <w:autoSpaceDE w:val="0"/>
        <w:autoSpaceDN w:val="0"/>
        <w:adjustRightInd w:val="0"/>
        <w:spacing w:after="0" w:line="360" w:lineRule="auto"/>
        <w:jc w:val="both"/>
        <w:rPr>
          <w:del w:id="595" w:author="Tanish Sugnani" w:date="2017-05-21T04:05:00Z"/>
          <w:rFonts w:ascii="Times New Roman" w:hAnsi="Times New Roman" w:cs="Times New Roman"/>
          <w:color w:val="000000"/>
          <w:sz w:val="24"/>
          <w:szCs w:val="24"/>
        </w:rPr>
      </w:pPr>
    </w:p>
    <w:p w14:paraId="2435EC21" w14:textId="77777777" w:rsidR="00677007" w:rsidDel="00AC104A" w:rsidRDefault="00677007" w:rsidP="00677007">
      <w:pPr>
        <w:autoSpaceDE w:val="0"/>
        <w:autoSpaceDN w:val="0"/>
        <w:adjustRightInd w:val="0"/>
        <w:spacing w:after="0" w:line="240" w:lineRule="auto"/>
        <w:rPr>
          <w:del w:id="596" w:author="Tanish Sugnani" w:date="2017-05-21T04:05:00Z"/>
          <w:rFonts w:ascii="Times New Roman" w:hAnsi="Times New Roman" w:cs="Times New Roman"/>
          <w:b/>
          <w:color w:val="000000"/>
          <w:sz w:val="24"/>
          <w:szCs w:val="24"/>
        </w:rPr>
      </w:pPr>
    </w:p>
    <w:p w14:paraId="43B06510" w14:textId="77777777" w:rsidR="00065998" w:rsidDel="00AC104A" w:rsidRDefault="00065998" w:rsidP="00564CA1">
      <w:pPr>
        <w:rPr>
          <w:del w:id="597" w:author="Tanish Sugnani" w:date="2017-05-21T04:05:00Z"/>
          <w:rFonts w:ascii="Times New Roman" w:hAnsi="Times New Roman" w:cs="Times New Roman"/>
          <w:b/>
          <w:sz w:val="32"/>
          <w:szCs w:val="32"/>
        </w:rPr>
      </w:pPr>
    </w:p>
    <w:p w14:paraId="6121DDB1" w14:textId="77777777" w:rsidR="00FF72CE" w:rsidDel="00AC104A" w:rsidRDefault="00FF72CE" w:rsidP="00564CA1">
      <w:pPr>
        <w:rPr>
          <w:del w:id="598" w:author="Tanish Sugnani" w:date="2017-05-21T04:05:00Z"/>
          <w:rFonts w:ascii="Times New Roman" w:hAnsi="Times New Roman" w:cs="Times New Roman"/>
          <w:b/>
          <w:sz w:val="32"/>
          <w:szCs w:val="32"/>
        </w:rPr>
      </w:pPr>
    </w:p>
    <w:p w14:paraId="6B42C90F" w14:textId="77777777" w:rsidR="00865D0B" w:rsidDel="00856794" w:rsidRDefault="00865D0B" w:rsidP="00564CA1">
      <w:pPr>
        <w:rPr>
          <w:del w:id="599" w:author="Tanish Sugnani" w:date="2017-05-16T17:38:00Z"/>
          <w:rFonts w:ascii="Times New Roman" w:hAnsi="Times New Roman" w:cs="Times New Roman"/>
          <w:b/>
          <w:sz w:val="32"/>
          <w:szCs w:val="32"/>
        </w:rPr>
      </w:pPr>
    </w:p>
    <w:p w14:paraId="7C2824A7" w14:textId="52597DD0" w:rsidR="000630B4" w:rsidDel="00856794" w:rsidRDefault="000630B4" w:rsidP="00564CA1">
      <w:pPr>
        <w:rPr>
          <w:del w:id="600" w:author="Tanish Sugnani" w:date="2017-05-16T17:38:00Z"/>
          <w:rFonts w:ascii="Times New Roman" w:hAnsi="Times New Roman" w:cs="Times New Roman"/>
          <w:b/>
          <w:sz w:val="32"/>
          <w:szCs w:val="32"/>
        </w:rPr>
      </w:pPr>
    </w:p>
    <w:p w14:paraId="2B132390" w14:textId="4E3C8734" w:rsidR="000630B4" w:rsidDel="00856794" w:rsidRDefault="000630B4" w:rsidP="00564CA1">
      <w:pPr>
        <w:rPr>
          <w:del w:id="601" w:author="Tanish Sugnani" w:date="2017-05-16T17:38:00Z"/>
          <w:rFonts w:ascii="Times New Roman" w:hAnsi="Times New Roman" w:cs="Times New Roman"/>
          <w:b/>
          <w:sz w:val="32"/>
          <w:szCs w:val="32"/>
        </w:rPr>
      </w:pPr>
    </w:p>
    <w:p w14:paraId="18481FC2" w14:textId="031BAC49" w:rsidR="000630B4" w:rsidDel="00856794" w:rsidRDefault="000630B4" w:rsidP="00564CA1">
      <w:pPr>
        <w:rPr>
          <w:del w:id="602" w:author="Tanish Sugnani" w:date="2017-05-16T17:38:00Z"/>
          <w:rFonts w:ascii="Times New Roman" w:hAnsi="Times New Roman" w:cs="Times New Roman"/>
          <w:b/>
          <w:sz w:val="32"/>
          <w:szCs w:val="32"/>
        </w:rPr>
      </w:pPr>
    </w:p>
    <w:p w14:paraId="21F72427" w14:textId="57AD308E" w:rsidR="000630B4" w:rsidDel="00856794" w:rsidRDefault="000630B4" w:rsidP="00564CA1">
      <w:pPr>
        <w:rPr>
          <w:del w:id="603" w:author="Tanish Sugnani" w:date="2017-05-16T17:38:00Z"/>
          <w:rFonts w:ascii="Times New Roman" w:hAnsi="Times New Roman" w:cs="Times New Roman"/>
          <w:b/>
          <w:sz w:val="32"/>
          <w:szCs w:val="32"/>
        </w:rPr>
      </w:pPr>
    </w:p>
    <w:p w14:paraId="2132BB5F" w14:textId="2A2C8EBB" w:rsidR="00EC5A88" w:rsidDel="00856794" w:rsidRDefault="00EC5A88" w:rsidP="00564CA1">
      <w:pPr>
        <w:rPr>
          <w:del w:id="604" w:author="Tanish Sugnani" w:date="2017-05-16T17:38:00Z"/>
          <w:rFonts w:ascii="Times New Roman" w:hAnsi="Times New Roman" w:cs="Times New Roman"/>
          <w:b/>
          <w:sz w:val="32"/>
          <w:szCs w:val="32"/>
        </w:rPr>
      </w:pPr>
    </w:p>
    <w:p w14:paraId="5FF9DF1E" w14:textId="7D0EC8AF" w:rsidR="009C3788" w:rsidDel="00856794" w:rsidRDefault="00630D86" w:rsidP="001A31BD">
      <w:pPr>
        <w:jc w:val="center"/>
        <w:rPr>
          <w:ins w:id="605" w:author="SB" w:date="2017-05-14T12:32:00Z"/>
          <w:del w:id="606" w:author="Tanish Sugnani" w:date="2017-05-16T17:38:00Z"/>
          <w:rFonts w:ascii="Times New Roman" w:hAnsi="Times New Roman" w:cs="Times New Roman"/>
          <w:b/>
          <w:sz w:val="36"/>
          <w:szCs w:val="36"/>
        </w:rPr>
      </w:pPr>
      <w:del w:id="607" w:author="Tanish Sugnani" w:date="2017-05-16T17:38:00Z">
        <w:r w:rsidRPr="00DC0A17" w:rsidDel="00856794">
          <w:rPr>
            <w:rFonts w:ascii="Times New Roman" w:hAnsi="Times New Roman" w:cs="Times New Roman"/>
            <w:b/>
            <w:sz w:val="36"/>
            <w:szCs w:val="36"/>
          </w:rPr>
          <w:delText xml:space="preserve">3. </w:delText>
        </w:r>
      </w:del>
    </w:p>
    <w:p w14:paraId="3D30471A" w14:textId="77777777" w:rsidR="009C3788" w:rsidRDefault="009C3788" w:rsidP="00AC104A">
      <w:pPr>
        <w:autoSpaceDE w:val="0"/>
        <w:autoSpaceDN w:val="0"/>
        <w:adjustRightInd w:val="0"/>
        <w:spacing w:after="0" w:line="360" w:lineRule="auto"/>
        <w:ind w:firstLine="720"/>
        <w:jc w:val="both"/>
        <w:rPr>
          <w:ins w:id="608" w:author="SB" w:date="2017-05-14T12:32:00Z"/>
          <w:rFonts w:ascii="Times New Roman" w:hAnsi="Times New Roman" w:cs="Times New Roman"/>
          <w:b/>
          <w:sz w:val="36"/>
          <w:szCs w:val="36"/>
        </w:rPr>
        <w:pPrChange w:id="609" w:author="Tanish Sugnani" w:date="2017-05-21T04:05:00Z">
          <w:pPr/>
        </w:pPrChange>
      </w:pPr>
      <w:ins w:id="610" w:author="SB" w:date="2017-05-14T12:32:00Z">
        <w:r>
          <w:rPr>
            <w:rFonts w:ascii="Times New Roman" w:hAnsi="Times New Roman" w:cs="Times New Roman"/>
            <w:b/>
            <w:sz w:val="36"/>
            <w:szCs w:val="36"/>
          </w:rPr>
          <w:br w:type="page"/>
        </w:r>
      </w:ins>
    </w:p>
    <w:p w14:paraId="00ADF048" w14:textId="77777777" w:rsidR="00C55E64" w:rsidRPr="00C55E64" w:rsidRDefault="00C55E64">
      <w:pPr>
        <w:rPr>
          <w:ins w:id="611" w:author="Tanish Sugnani" w:date="2017-05-16T17:45:00Z"/>
          <w:rFonts w:ascii="Times New Roman" w:hAnsi="Times New Roman" w:cs="Times New Roman"/>
          <w:b/>
          <w:sz w:val="32"/>
          <w:szCs w:val="36"/>
          <w:rPrChange w:id="612" w:author="Tanish Sugnani" w:date="2017-05-20T21:14:00Z">
            <w:rPr>
              <w:ins w:id="613" w:author="Tanish Sugnani" w:date="2017-05-16T17:45:00Z"/>
              <w:rFonts w:ascii="Times New Roman" w:hAnsi="Times New Roman" w:cs="Times New Roman"/>
              <w:b/>
              <w:sz w:val="36"/>
              <w:szCs w:val="36"/>
            </w:rPr>
          </w:rPrChange>
        </w:rPr>
        <w:pPrChange w:id="614" w:author="Tanish Sugnani" w:date="2017-05-20T21:14:00Z">
          <w:pPr>
            <w:jc w:val="center"/>
          </w:pPr>
        </w:pPrChange>
      </w:pPr>
      <w:ins w:id="615" w:author="Tanish Sugnani" w:date="2017-05-16T17:45:00Z">
        <w:r w:rsidRPr="00C55E64">
          <w:rPr>
            <w:rFonts w:ascii="Times New Roman" w:hAnsi="Times New Roman" w:cs="Times New Roman"/>
            <w:b/>
            <w:sz w:val="32"/>
            <w:szCs w:val="36"/>
            <w:rPrChange w:id="616" w:author="Tanish Sugnani" w:date="2017-05-20T21:14:00Z">
              <w:rPr>
                <w:rFonts w:ascii="Times New Roman" w:hAnsi="Times New Roman" w:cs="Times New Roman"/>
                <w:b/>
                <w:sz w:val="36"/>
                <w:szCs w:val="36"/>
              </w:rPr>
            </w:rPrChange>
          </w:rPr>
          <w:lastRenderedPageBreak/>
          <w:t>Chapter 3</w:t>
        </w:r>
      </w:ins>
    </w:p>
    <w:p w14:paraId="324ADEC4" w14:textId="5209C233" w:rsidR="00630D86" w:rsidRDefault="006355AB" w:rsidP="001A31BD">
      <w:pPr>
        <w:jc w:val="center"/>
        <w:rPr>
          <w:ins w:id="617" w:author="SB" w:date="2017-05-14T12:31:00Z"/>
          <w:rFonts w:ascii="Times New Roman" w:hAnsi="Times New Roman" w:cs="Times New Roman"/>
          <w:b/>
          <w:sz w:val="36"/>
          <w:szCs w:val="36"/>
        </w:rPr>
      </w:pPr>
      <w:ins w:id="618" w:author="Tanish Sugnani" w:date="2017-05-16T17:45:00Z">
        <w:r>
          <w:rPr>
            <w:rFonts w:ascii="Times New Roman" w:hAnsi="Times New Roman" w:cs="Times New Roman"/>
            <w:b/>
            <w:sz w:val="36"/>
            <w:szCs w:val="36"/>
          </w:rPr>
          <w:t xml:space="preserve"> </w:t>
        </w:r>
      </w:ins>
      <w:del w:id="619" w:author="Tanish Sugnani" w:date="2017-05-20T21:15:00Z">
        <w:r w:rsidR="00630D86" w:rsidRPr="00DC0A17" w:rsidDel="00C55E64">
          <w:rPr>
            <w:rFonts w:ascii="Times New Roman" w:hAnsi="Times New Roman" w:cs="Times New Roman"/>
            <w:b/>
            <w:sz w:val="36"/>
            <w:szCs w:val="36"/>
          </w:rPr>
          <w:delText>Literature Survey</w:delText>
        </w:r>
      </w:del>
      <w:ins w:id="620" w:author="Tanish Sugnani" w:date="2017-05-20T21:15:00Z">
        <w:r w:rsidR="00C55E64">
          <w:rPr>
            <w:rFonts w:ascii="Times New Roman" w:hAnsi="Times New Roman" w:cs="Times New Roman"/>
            <w:b/>
            <w:sz w:val="36"/>
            <w:szCs w:val="36"/>
          </w:rPr>
          <w:t>LITERATURE SURVEY</w:t>
        </w:r>
      </w:ins>
    </w:p>
    <w:p w14:paraId="1CBC9860" w14:textId="1EABCECB" w:rsidR="009C3788" w:rsidRPr="009C3788" w:rsidDel="00A57D37" w:rsidRDefault="009C3788">
      <w:pPr>
        <w:spacing w:line="360" w:lineRule="auto"/>
        <w:jc w:val="both"/>
        <w:rPr>
          <w:del w:id="621" w:author="Tanish Sugnani" w:date="2017-05-16T12:20:00Z"/>
          <w:rFonts w:ascii="Times New Roman" w:hAnsi="Times New Roman" w:cs="Times New Roman"/>
          <w:sz w:val="24"/>
          <w:szCs w:val="24"/>
          <w:rPrChange w:id="622" w:author="SB" w:date="2017-05-14T12:32:00Z">
            <w:rPr>
              <w:del w:id="623" w:author="Tanish Sugnani" w:date="2017-05-16T12:20:00Z"/>
              <w:rFonts w:ascii="Times New Roman" w:hAnsi="Times New Roman" w:cs="Times New Roman"/>
              <w:sz w:val="36"/>
              <w:szCs w:val="36"/>
            </w:rPr>
          </w:rPrChange>
        </w:rPr>
        <w:pPrChange w:id="624" w:author="Tanish Sugnani" w:date="2017-05-16T12:20:00Z">
          <w:pPr>
            <w:jc w:val="center"/>
          </w:pPr>
        </w:pPrChange>
      </w:pPr>
      <w:ins w:id="625" w:author="SB" w:date="2017-05-14T12:31:00Z">
        <w:r w:rsidRPr="009C3788">
          <w:rPr>
            <w:rFonts w:ascii="Times New Roman" w:hAnsi="Times New Roman" w:cs="Times New Roman"/>
            <w:sz w:val="24"/>
            <w:szCs w:val="24"/>
            <w:rPrChange w:id="626" w:author="SB" w:date="2017-05-14T12:32:00Z">
              <w:rPr>
                <w:rFonts w:ascii="Times New Roman" w:hAnsi="Times New Roman" w:cs="Times New Roman"/>
                <w:b/>
                <w:sz w:val="36"/>
                <w:szCs w:val="36"/>
              </w:rPr>
            </w:rPrChange>
          </w:rPr>
          <w:t xml:space="preserve">This section discusses the related work in the area of </w:t>
        </w:r>
        <w:r w:rsidR="003A29B7" w:rsidRPr="003A29B7">
          <w:rPr>
            <w:rFonts w:ascii="Times New Roman" w:hAnsi="Times New Roman" w:cs="Times New Roman"/>
            <w:sz w:val="24"/>
            <w:szCs w:val="24"/>
          </w:rPr>
          <w:t xml:space="preserve">image fusion from various multi </w:t>
        </w:r>
        <w:r w:rsidRPr="009C3788">
          <w:rPr>
            <w:rFonts w:ascii="Times New Roman" w:hAnsi="Times New Roman" w:cs="Times New Roman"/>
            <w:sz w:val="24"/>
            <w:szCs w:val="24"/>
            <w:rPrChange w:id="627" w:author="SB" w:date="2017-05-14T12:32:00Z">
              <w:rPr>
                <w:rFonts w:ascii="Times New Roman" w:hAnsi="Times New Roman" w:cs="Times New Roman"/>
                <w:b/>
                <w:sz w:val="36"/>
                <w:szCs w:val="36"/>
              </w:rPr>
            </w:rPrChange>
          </w:rPr>
          <w:t>sensors</w:t>
        </w:r>
      </w:ins>
      <w:ins w:id="628" w:author="SB" w:date="2017-05-14T14:00:00Z">
        <w:r w:rsidR="003A29B7">
          <w:rPr>
            <w:rFonts w:ascii="Times New Roman" w:hAnsi="Times New Roman" w:cs="Times New Roman"/>
            <w:sz w:val="24"/>
            <w:szCs w:val="24"/>
          </w:rPr>
          <w:t>. The study of image fusion techniques is done in both spatial and wav</w:t>
        </w:r>
      </w:ins>
      <w:ins w:id="629" w:author="SB" w:date="2017-05-14T14:02:00Z">
        <w:r w:rsidR="003A29B7">
          <w:rPr>
            <w:rFonts w:ascii="Times New Roman" w:hAnsi="Times New Roman" w:cs="Times New Roman"/>
            <w:sz w:val="24"/>
            <w:szCs w:val="24"/>
          </w:rPr>
          <w:t>e</w:t>
        </w:r>
      </w:ins>
      <w:ins w:id="630" w:author="SB" w:date="2017-05-14T14:00:00Z">
        <w:r w:rsidR="003A29B7">
          <w:rPr>
            <w:rFonts w:ascii="Times New Roman" w:hAnsi="Times New Roman" w:cs="Times New Roman"/>
            <w:sz w:val="24"/>
            <w:szCs w:val="24"/>
          </w:rPr>
          <w:t xml:space="preserve">let </w:t>
        </w:r>
      </w:ins>
      <w:ins w:id="631" w:author="SB" w:date="2017-05-14T14:02:00Z">
        <w:r w:rsidR="003A29B7">
          <w:rPr>
            <w:rFonts w:ascii="Times New Roman" w:hAnsi="Times New Roman" w:cs="Times New Roman"/>
            <w:sz w:val="24"/>
            <w:szCs w:val="24"/>
          </w:rPr>
          <w:t>domain. The following papers provide a gist of the image fusion techniques:</w:t>
        </w:r>
      </w:ins>
    </w:p>
    <w:p w14:paraId="7D50C1F7" w14:textId="77777777" w:rsidR="00630D86" w:rsidRPr="0024033C" w:rsidDel="00A57D37" w:rsidRDefault="00630D86">
      <w:pPr>
        <w:autoSpaceDE w:val="0"/>
        <w:autoSpaceDN w:val="0"/>
        <w:adjustRightInd w:val="0"/>
        <w:spacing w:after="0" w:line="360" w:lineRule="auto"/>
        <w:jc w:val="both"/>
        <w:rPr>
          <w:del w:id="632" w:author="Tanish Sugnani" w:date="2017-05-16T12:20:00Z"/>
          <w:rFonts w:ascii="Times New Roman" w:hAnsi="Times New Roman" w:cs="Times New Roman"/>
          <w:b/>
          <w:sz w:val="32"/>
          <w:szCs w:val="32"/>
        </w:rPr>
        <w:pPrChange w:id="633" w:author="Tanish Sugnani" w:date="2017-05-16T12:20:00Z">
          <w:pPr>
            <w:autoSpaceDE w:val="0"/>
            <w:autoSpaceDN w:val="0"/>
            <w:adjustRightInd w:val="0"/>
            <w:spacing w:after="0" w:line="240" w:lineRule="auto"/>
            <w:jc w:val="center"/>
          </w:pPr>
        </w:pPrChange>
      </w:pPr>
    </w:p>
    <w:p w14:paraId="1E2E2CD9" w14:textId="40290628" w:rsidR="00B24328" w:rsidRPr="00DC176D" w:rsidDel="003A29B7" w:rsidRDefault="00B24328">
      <w:pPr>
        <w:pStyle w:val="ListParagraph"/>
        <w:numPr>
          <w:ilvl w:val="0"/>
          <w:numId w:val="11"/>
        </w:numPr>
        <w:suppressAutoHyphens/>
        <w:spacing w:after="160" w:line="360" w:lineRule="auto"/>
        <w:jc w:val="both"/>
        <w:rPr>
          <w:del w:id="634" w:author="SB" w:date="2017-05-14T14:02:00Z"/>
          <w:rFonts w:ascii="Times New Roman" w:hAnsi="Times New Roman" w:cs="Times New Roman"/>
          <w:b/>
          <w:sz w:val="28"/>
          <w:szCs w:val="28"/>
        </w:rPr>
        <w:pPrChange w:id="635" w:author="Tanish Sugnani" w:date="2017-05-16T12:20:00Z">
          <w:pPr>
            <w:pStyle w:val="ListParagraph"/>
            <w:numPr>
              <w:numId w:val="11"/>
            </w:numPr>
            <w:suppressAutoHyphens/>
            <w:spacing w:after="160" w:line="256" w:lineRule="auto"/>
            <w:ind w:hanging="360"/>
          </w:pPr>
        </w:pPrChange>
      </w:pPr>
      <w:del w:id="636" w:author="SB" w:date="2017-05-14T14:02:00Z">
        <w:r w:rsidRPr="00DC176D" w:rsidDel="003A29B7">
          <w:rPr>
            <w:rFonts w:ascii="Times New Roman" w:hAnsi="Times New Roman" w:cs="Times New Roman"/>
            <w:b/>
            <w:sz w:val="28"/>
            <w:szCs w:val="28"/>
          </w:rPr>
          <w:delText>LITERATURE SURVEY</w:delText>
        </w:r>
      </w:del>
    </w:p>
    <w:p w14:paraId="6C7B4E15" w14:textId="00DE0028" w:rsidR="00B24328" w:rsidRPr="0070146C" w:rsidDel="003A29B7" w:rsidRDefault="00B24328">
      <w:pPr>
        <w:pStyle w:val="ListParagraph"/>
        <w:spacing w:line="360" w:lineRule="auto"/>
        <w:jc w:val="both"/>
        <w:rPr>
          <w:del w:id="637" w:author="SB" w:date="2017-05-14T14:02:00Z"/>
          <w:rFonts w:ascii="Times New Roman" w:hAnsi="Times New Roman" w:cs="Times New Roman"/>
          <w:b/>
          <w:sz w:val="28"/>
          <w:szCs w:val="28"/>
        </w:rPr>
        <w:pPrChange w:id="638" w:author="Tanish Sugnani" w:date="2017-05-16T12:20:00Z">
          <w:pPr>
            <w:pStyle w:val="ListParagraph"/>
          </w:pPr>
        </w:pPrChange>
      </w:pPr>
    </w:p>
    <w:p w14:paraId="516F5FE2" w14:textId="77777777" w:rsidR="00B24328" w:rsidRPr="003A29B7" w:rsidRDefault="00B24328">
      <w:pPr>
        <w:spacing w:line="360" w:lineRule="auto"/>
        <w:jc w:val="both"/>
        <w:rPr>
          <w:rFonts w:ascii="Times New Roman" w:hAnsi="Times New Roman" w:cs="Times New Roman"/>
          <w:b/>
          <w:sz w:val="40"/>
          <w:szCs w:val="40"/>
          <w:rPrChange w:id="639" w:author="SB" w:date="2017-05-14T14:02:00Z">
            <w:rPr/>
          </w:rPrChange>
        </w:rPr>
        <w:pPrChange w:id="640" w:author="Tanish Sugnani" w:date="2017-05-16T12:20:00Z">
          <w:pPr>
            <w:pStyle w:val="ListParagraph"/>
          </w:pPr>
        </w:pPrChange>
      </w:pPr>
    </w:p>
    <w:p w14:paraId="38BE3C71" w14:textId="77777777" w:rsidR="00B24328" w:rsidRPr="00007284" w:rsidRDefault="00B24328" w:rsidP="0094510E">
      <w:pPr>
        <w:pStyle w:val="ListParagraph"/>
        <w:numPr>
          <w:ilvl w:val="0"/>
          <w:numId w:val="13"/>
        </w:numPr>
        <w:spacing w:line="360" w:lineRule="auto"/>
        <w:jc w:val="both"/>
        <w:rPr>
          <w:rFonts w:ascii="Times New Roman" w:hAnsi="Times New Roman" w:cs="Times New Roman"/>
          <w:b/>
          <w:sz w:val="24"/>
          <w:szCs w:val="24"/>
        </w:rPr>
      </w:pPr>
      <w:r w:rsidRPr="00007284">
        <w:rPr>
          <w:rFonts w:ascii="Times New Roman" w:hAnsi="Times New Roman" w:cs="Times New Roman"/>
          <w:b/>
          <w:sz w:val="24"/>
          <w:szCs w:val="24"/>
        </w:rPr>
        <w:t xml:space="preserve">Title: </w:t>
      </w:r>
      <w:r w:rsidRPr="00007284">
        <w:rPr>
          <w:rFonts w:ascii="Times New Roman" w:hAnsi="Times New Roman" w:cs="Times New Roman"/>
          <w:sz w:val="24"/>
          <w:szCs w:val="24"/>
        </w:rPr>
        <w:t>"Infrared and visible image fusion with the use of multi-scale edge-preserving decomposition and guided image filter”</w:t>
      </w:r>
    </w:p>
    <w:p w14:paraId="75217EA2" w14:textId="77777777" w:rsidR="00B24328" w:rsidRPr="00007284" w:rsidRDefault="00B24328" w:rsidP="00317D7B">
      <w:pPr>
        <w:pStyle w:val="ListParagraph"/>
        <w:spacing w:line="360" w:lineRule="auto"/>
        <w:jc w:val="both"/>
        <w:rPr>
          <w:rFonts w:ascii="Times New Roman" w:hAnsi="Times New Roman" w:cs="Times New Roman"/>
          <w:b/>
          <w:sz w:val="24"/>
          <w:szCs w:val="24"/>
        </w:rPr>
      </w:pPr>
      <w:r w:rsidRPr="00007284">
        <w:rPr>
          <w:rFonts w:ascii="Times New Roman" w:hAnsi="Times New Roman" w:cs="Times New Roman"/>
          <w:b/>
          <w:sz w:val="24"/>
          <w:szCs w:val="24"/>
        </w:rPr>
        <w:t xml:space="preserve">Author: </w:t>
      </w:r>
      <w:r w:rsidRPr="00007284">
        <w:rPr>
          <w:rFonts w:ascii="Times New Roman" w:hAnsi="Times New Roman" w:cs="Times New Roman"/>
          <w:sz w:val="24"/>
          <w:szCs w:val="24"/>
        </w:rPr>
        <w:t>Wei Gan, Xiaohong Wu, Wei Wu, Xiaomin Yang, Chao Ren, Xiaohai He, Kai Liu</w:t>
      </w:r>
    </w:p>
    <w:p w14:paraId="210406E9" w14:textId="77777777" w:rsidR="00B24328" w:rsidRPr="00007284" w:rsidRDefault="00B24328" w:rsidP="00317D7B">
      <w:pPr>
        <w:pStyle w:val="ListParagraph"/>
        <w:spacing w:line="360" w:lineRule="auto"/>
        <w:jc w:val="both"/>
        <w:rPr>
          <w:rFonts w:ascii="Times New Roman" w:hAnsi="Times New Roman" w:cs="Times New Roman"/>
          <w:b/>
          <w:sz w:val="24"/>
          <w:szCs w:val="24"/>
        </w:rPr>
      </w:pPr>
      <w:r w:rsidRPr="00007284">
        <w:rPr>
          <w:rFonts w:ascii="Times New Roman" w:hAnsi="Times New Roman" w:cs="Times New Roman"/>
          <w:b/>
          <w:sz w:val="24"/>
          <w:szCs w:val="24"/>
        </w:rPr>
        <w:t xml:space="preserve">Publication: </w:t>
      </w:r>
      <w:r w:rsidRPr="00007284">
        <w:rPr>
          <w:rFonts w:ascii="Times New Roman" w:hAnsi="Times New Roman" w:cs="Times New Roman"/>
          <w:color w:val="000000"/>
          <w:sz w:val="24"/>
          <w:szCs w:val="24"/>
          <w:shd w:val="clear" w:color="auto" w:fill="FFFFFF"/>
        </w:rPr>
        <w:t>ELSEVIER</w:t>
      </w:r>
      <w:r w:rsidRPr="00007284">
        <w:rPr>
          <w:rFonts w:ascii="Times New Roman" w:hAnsi="Times New Roman" w:cs="Times New Roman"/>
          <w:b/>
          <w:sz w:val="24"/>
          <w:szCs w:val="24"/>
        </w:rPr>
        <w:t xml:space="preserve"> </w:t>
      </w:r>
      <w:r w:rsidRPr="00007284">
        <w:rPr>
          <w:rFonts w:ascii="Times New Roman" w:hAnsi="Times New Roman" w:cs="Times New Roman"/>
          <w:sz w:val="24"/>
          <w:szCs w:val="24"/>
        </w:rPr>
        <w:t xml:space="preserve">Infrared Physics &amp; Technology, </w:t>
      </w:r>
      <w:r w:rsidRPr="00A57D37">
        <w:rPr>
          <w:rFonts w:ascii="Times New Roman" w:hAnsi="Times New Roman" w:cs="Times New Roman"/>
          <w:sz w:val="24"/>
          <w:szCs w:val="24"/>
          <w:bdr w:val="none" w:sz="0" w:space="0" w:color="auto" w:frame="1"/>
          <w:shd w:val="clear" w:color="auto" w:fill="FFFFFF" w:themeFill="background1"/>
          <w:rPrChange w:id="641" w:author="Tanish Sugnani" w:date="2017-05-16T12:19:00Z">
            <w:rPr>
              <w:rFonts w:ascii="Times New Roman" w:hAnsi="Times New Roman" w:cs="Times New Roman"/>
              <w:sz w:val="24"/>
              <w:szCs w:val="24"/>
              <w:bdr w:val="none" w:sz="0" w:space="0" w:color="auto" w:frame="1"/>
              <w:shd w:val="clear" w:color="auto" w:fill="F9FBFC"/>
            </w:rPr>
          </w:rPrChange>
        </w:rPr>
        <w:t>Volume 72</w:t>
      </w:r>
      <w:r w:rsidRPr="00A57D37">
        <w:rPr>
          <w:rFonts w:ascii="Times New Roman" w:hAnsi="Times New Roman" w:cs="Times New Roman"/>
          <w:color w:val="2E2E2E"/>
          <w:sz w:val="24"/>
          <w:szCs w:val="24"/>
          <w:shd w:val="clear" w:color="auto" w:fill="FFFFFF" w:themeFill="background1"/>
          <w:rPrChange w:id="642" w:author="Tanish Sugnani" w:date="2017-05-16T12:19:00Z">
            <w:rPr>
              <w:rFonts w:ascii="Times New Roman" w:hAnsi="Times New Roman" w:cs="Times New Roman"/>
              <w:color w:val="2E2E2E"/>
              <w:sz w:val="24"/>
              <w:szCs w:val="24"/>
              <w:shd w:val="clear" w:color="auto" w:fill="F9FBFC"/>
            </w:rPr>
          </w:rPrChange>
        </w:rPr>
        <w:t>, September 2015, Pages 37–51</w:t>
      </w:r>
    </w:p>
    <w:p w14:paraId="3289EE70" w14:textId="3A06B8F6" w:rsidR="00B24328" w:rsidRPr="008B464E" w:rsidRDefault="00B24328" w:rsidP="008B464E">
      <w:pPr>
        <w:pStyle w:val="ListParagraph"/>
        <w:numPr>
          <w:ilvl w:val="0"/>
          <w:numId w:val="29"/>
        </w:numPr>
        <w:spacing w:line="360" w:lineRule="auto"/>
        <w:jc w:val="both"/>
        <w:rPr>
          <w:rFonts w:ascii="Times New Roman" w:hAnsi="Times New Roman" w:cs="Times New Roman"/>
          <w:color w:val="000000"/>
          <w:sz w:val="24"/>
          <w:szCs w:val="24"/>
          <w:shd w:val="clear" w:color="auto" w:fill="FFFFFF"/>
          <w:rPrChange w:id="643" w:author="Tanish Sugnani" w:date="2017-05-21T01:39:00Z">
            <w:rPr>
              <w:shd w:val="clear" w:color="auto" w:fill="FFFFFF"/>
            </w:rPr>
          </w:rPrChange>
        </w:rPr>
        <w:pPrChange w:id="644" w:author="Tanish Sugnani" w:date="2017-05-21T01:39:00Z">
          <w:pPr>
            <w:pStyle w:val="ListParagraph"/>
            <w:numPr>
              <w:numId w:val="12"/>
            </w:numPr>
            <w:spacing w:line="360" w:lineRule="auto"/>
            <w:ind w:left="1440" w:hanging="360"/>
            <w:jc w:val="both"/>
          </w:pPr>
        </w:pPrChange>
      </w:pPr>
      <w:r w:rsidRPr="008B464E">
        <w:rPr>
          <w:rFonts w:ascii="Times New Roman" w:hAnsi="Times New Roman" w:cs="Times New Roman"/>
          <w:color w:val="000000"/>
          <w:sz w:val="24"/>
          <w:szCs w:val="24"/>
          <w:shd w:val="clear" w:color="auto" w:fill="FFFFFF"/>
          <w:rPrChange w:id="645" w:author="Tanish Sugnani" w:date="2017-05-21T01:39:00Z">
            <w:rPr>
              <w:shd w:val="clear" w:color="auto" w:fill="FFFFFF"/>
            </w:rPr>
          </w:rPrChange>
        </w:rPr>
        <w:t xml:space="preserve">In this paper a novel IR and VIS image fusion framework is proposed by combining multi-scale decomposition and guided filter. The proposed scheme could not only preserve the details of source IR and VI images but could also suppress the </w:t>
      </w:r>
      <w:del w:id="646" w:author="Tanish Sugnani" w:date="2017-05-16T12:12:00Z">
        <w:r w:rsidRPr="008B464E" w:rsidDel="007B3867">
          <w:rPr>
            <w:rFonts w:ascii="Times New Roman" w:hAnsi="Times New Roman" w:cs="Times New Roman"/>
            <w:color w:val="000000"/>
            <w:sz w:val="24"/>
            <w:szCs w:val="24"/>
            <w:shd w:val="clear" w:color="auto" w:fill="FFFFFF"/>
            <w:rPrChange w:id="647" w:author="Tanish Sugnani" w:date="2017-05-21T01:39:00Z">
              <w:rPr>
                <w:shd w:val="clear" w:color="auto" w:fill="FFFFFF"/>
              </w:rPr>
            </w:rPrChange>
          </w:rPr>
          <w:delText>artifacts</w:delText>
        </w:r>
      </w:del>
      <w:ins w:id="648" w:author="Tanish Sugnani" w:date="2017-05-16T12:12:00Z">
        <w:r w:rsidR="007B3867" w:rsidRPr="008B464E">
          <w:rPr>
            <w:rFonts w:ascii="Times New Roman" w:hAnsi="Times New Roman" w:cs="Times New Roman"/>
            <w:color w:val="000000"/>
            <w:sz w:val="24"/>
            <w:szCs w:val="24"/>
            <w:shd w:val="clear" w:color="auto" w:fill="FFFFFF"/>
            <w:rPrChange w:id="649" w:author="Tanish Sugnani" w:date="2017-05-21T01:39:00Z">
              <w:rPr>
                <w:shd w:val="clear" w:color="auto" w:fill="FFFFFF"/>
              </w:rPr>
            </w:rPrChange>
          </w:rPr>
          <w:t>artefacts</w:t>
        </w:r>
      </w:ins>
      <w:r w:rsidRPr="008B464E">
        <w:rPr>
          <w:rFonts w:ascii="Times New Roman" w:hAnsi="Times New Roman" w:cs="Times New Roman"/>
          <w:color w:val="000000"/>
          <w:sz w:val="24"/>
          <w:szCs w:val="24"/>
          <w:shd w:val="clear" w:color="auto" w:fill="FFFFFF"/>
          <w:rPrChange w:id="650" w:author="Tanish Sugnani" w:date="2017-05-21T01:39:00Z">
            <w:rPr>
              <w:shd w:val="clear" w:color="auto" w:fill="FFFFFF"/>
            </w:rPr>
          </w:rPrChange>
        </w:rPr>
        <w:t xml:space="preserve"> effectively by combining the advantages of multi-scale decomposition and guided filter.</w:t>
      </w:r>
    </w:p>
    <w:p w14:paraId="708D17B3" w14:textId="77777777" w:rsidR="00B24328" w:rsidRPr="008B464E" w:rsidRDefault="00B24328" w:rsidP="008B464E">
      <w:pPr>
        <w:pStyle w:val="ListParagraph"/>
        <w:numPr>
          <w:ilvl w:val="0"/>
          <w:numId w:val="29"/>
        </w:numPr>
        <w:spacing w:line="360" w:lineRule="auto"/>
        <w:jc w:val="both"/>
        <w:rPr>
          <w:rFonts w:ascii="Times New Roman" w:hAnsi="Times New Roman" w:cs="Times New Roman"/>
          <w:color w:val="000000"/>
          <w:sz w:val="24"/>
          <w:szCs w:val="24"/>
          <w:shd w:val="clear" w:color="auto" w:fill="FFFFFF"/>
          <w:rPrChange w:id="651" w:author="Tanish Sugnani" w:date="2017-05-21T01:40:00Z">
            <w:rPr>
              <w:shd w:val="clear" w:color="auto" w:fill="FFFFFF"/>
            </w:rPr>
          </w:rPrChange>
        </w:rPr>
        <w:pPrChange w:id="652" w:author="Tanish Sugnani" w:date="2017-05-21T01:40:00Z">
          <w:pPr>
            <w:pStyle w:val="ListParagraph"/>
            <w:numPr>
              <w:numId w:val="12"/>
            </w:numPr>
            <w:spacing w:line="360" w:lineRule="auto"/>
            <w:ind w:left="1440" w:hanging="360"/>
            <w:jc w:val="both"/>
          </w:pPr>
        </w:pPrChange>
      </w:pPr>
      <w:r w:rsidRPr="008B464E">
        <w:rPr>
          <w:rFonts w:ascii="Times New Roman" w:hAnsi="Times New Roman" w:cs="Times New Roman"/>
          <w:color w:val="000000"/>
          <w:sz w:val="24"/>
          <w:szCs w:val="24"/>
          <w:shd w:val="clear" w:color="auto" w:fill="FFFFFF"/>
          <w:rPrChange w:id="653" w:author="Tanish Sugnani" w:date="2017-05-21T01:40:00Z">
            <w:rPr>
              <w:shd w:val="clear" w:color="auto" w:fill="FFFFFF"/>
            </w:rPr>
          </w:rPrChange>
        </w:rPr>
        <w:t>First, both IR and VIS images are decomposed with a multi-scale edge-preserving filter. Saliency maps of IR and VIS images are then calculated on the basis of phase congruency. Subsequently, the guided filtering is adopted to generate weighting maps. Finally, the resultant image is reconstructed with the weighting maps. Phase congruency (PC) rather than Laplace operator is adopted in this study to obtain better saliency maps, which improves the performance of the proposed method. Representative experiments show that the proposed method outperforms existing methods in image quality.</w:t>
      </w:r>
    </w:p>
    <w:p w14:paraId="6FD32623" w14:textId="77777777" w:rsidR="00FF72CE" w:rsidRDefault="00FF72CE" w:rsidP="00FF72CE">
      <w:pPr>
        <w:spacing w:line="360" w:lineRule="auto"/>
        <w:jc w:val="both"/>
        <w:rPr>
          <w:rFonts w:ascii="Times New Roman" w:hAnsi="Times New Roman" w:cs="Times New Roman"/>
          <w:color w:val="000000"/>
          <w:sz w:val="24"/>
          <w:szCs w:val="24"/>
          <w:shd w:val="clear" w:color="auto" w:fill="FFFFFF"/>
        </w:rPr>
      </w:pPr>
    </w:p>
    <w:p w14:paraId="126AED27" w14:textId="77777777" w:rsidR="00FF72CE" w:rsidRDefault="00FF72CE" w:rsidP="00FF72CE">
      <w:pPr>
        <w:spacing w:line="360" w:lineRule="auto"/>
        <w:jc w:val="both"/>
        <w:rPr>
          <w:rFonts w:ascii="Times New Roman" w:hAnsi="Times New Roman" w:cs="Times New Roman"/>
          <w:color w:val="000000"/>
          <w:sz w:val="24"/>
          <w:szCs w:val="24"/>
          <w:shd w:val="clear" w:color="auto" w:fill="FFFFFF"/>
        </w:rPr>
      </w:pPr>
    </w:p>
    <w:p w14:paraId="2B189BF4" w14:textId="77777777" w:rsidR="00FF72CE" w:rsidRDefault="00FF72CE" w:rsidP="00FF72CE">
      <w:pPr>
        <w:spacing w:line="360" w:lineRule="auto"/>
        <w:jc w:val="both"/>
        <w:rPr>
          <w:rFonts w:ascii="Times New Roman" w:hAnsi="Times New Roman" w:cs="Times New Roman"/>
          <w:color w:val="000000"/>
          <w:sz w:val="24"/>
          <w:szCs w:val="24"/>
          <w:shd w:val="clear" w:color="auto" w:fill="FFFFFF"/>
        </w:rPr>
      </w:pPr>
    </w:p>
    <w:p w14:paraId="6A23AE9D" w14:textId="77777777" w:rsidR="00FF72CE" w:rsidRDefault="00FF72CE" w:rsidP="00FF72CE">
      <w:pPr>
        <w:spacing w:line="360" w:lineRule="auto"/>
        <w:jc w:val="both"/>
        <w:rPr>
          <w:rFonts w:ascii="Times New Roman" w:hAnsi="Times New Roman" w:cs="Times New Roman"/>
          <w:color w:val="000000"/>
          <w:sz w:val="24"/>
          <w:szCs w:val="24"/>
          <w:shd w:val="clear" w:color="auto" w:fill="FFFFFF"/>
        </w:rPr>
      </w:pPr>
    </w:p>
    <w:p w14:paraId="75EEA81B" w14:textId="77777777" w:rsidR="00FF72CE" w:rsidRPr="00FF72CE" w:rsidRDefault="00FF72CE" w:rsidP="00FF72CE">
      <w:pPr>
        <w:spacing w:line="360" w:lineRule="auto"/>
        <w:jc w:val="both"/>
        <w:rPr>
          <w:rFonts w:ascii="Times New Roman" w:hAnsi="Times New Roman" w:cs="Times New Roman"/>
          <w:color w:val="000000"/>
          <w:sz w:val="24"/>
          <w:szCs w:val="24"/>
          <w:shd w:val="clear" w:color="auto" w:fill="FFFFFF"/>
        </w:rPr>
      </w:pPr>
    </w:p>
    <w:p w14:paraId="5FB4034D" w14:textId="77777777" w:rsidR="00B24328" w:rsidRPr="00A833A2" w:rsidRDefault="00A833A2">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lang w:val="en-US"/>
        </w:rPr>
        <w:pPrChange w:id="654" w:author="Tanish Sugnani" w:date="2017-05-16T12:18:00Z">
          <w:pPr>
            <w:pStyle w:val="ListParagraph"/>
            <w:numPr>
              <w:numId w:val="13"/>
            </w:numPr>
            <w:autoSpaceDE w:val="0"/>
            <w:autoSpaceDN w:val="0"/>
            <w:adjustRightInd w:val="0"/>
            <w:spacing w:after="0" w:line="360" w:lineRule="auto"/>
            <w:ind w:hanging="360"/>
          </w:pPr>
        </w:pPrChange>
      </w:pPr>
      <w:del w:id="655" w:author="Tanish Sugnani" w:date="2017-05-16T12:18:00Z">
        <w:r w:rsidRPr="00A833A2" w:rsidDel="00A57D37">
          <w:rPr>
            <w:rFonts w:ascii="Times New Roman" w:hAnsi="Times New Roman" w:cs="Times New Roman"/>
            <w:b/>
            <w:sz w:val="24"/>
            <w:szCs w:val="24"/>
          </w:rPr>
          <w:delText xml:space="preserve"> </w:delText>
        </w:r>
      </w:del>
      <w:r w:rsidR="00B24328" w:rsidRPr="00A833A2">
        <w:rPr>
          <w:rFonts w:ascii="Times New Roman" w:hAnsi="Times New Roman" w:cs="Times New Roman"/>
          <w:b/>
          <w:sz w:val="24"/>
          <w:szCs w:val="24"/>
        </w:rPr>
        <w:t>Title:</w:t>
      </w:r>
      <w:r w:rsidR="00B24328" w:rsidRPr="00A833A2">
        <w:rPr>
          <w:rFonts w:ascii="Times New Roman" w:hAnsi="Times New Roman" w:cs="Times New Roman"/>
          <w:color w:val="000000"/>
          <w:sz w:val="24"/>
          <w:szCs w:val="24"/>
          <w:shd w:val="clear" w:color="auto" w:fill="FFFFFF"/>
        </w:rPr>
        <w:t xml:space="preserve"> "</w:t>
      </w:r>
      <w:r w:rsidRPr="00A833A2">
        <w:rPr>
          <w:rFonts w:ascii="Times New Roman" w:hAnsi="Times New Roman" w:cs="Times New Roman"/>
          <w:sz w:val="24"/>
          <w:szCs w:val="24"/>
          <w:lang w:val="en-US"/>
        </w:rPr>
        <w:t>Image fusion scheme using a novel dual-channel PCNN in lifting stationary wavelet domain</w:t>
      </w:r>
      <w:r w:rsidR="00B24328" w:rsidRPr="00A833A2">
        <w:rPr>
          <w:rFonts w:ascii="Times New Roman" w:hAnsi="Times New Roman" w:cs="Times New Roman"/>
          <w:color w:val="000000"/>
          <w:sz w:val="24"/>
          <w:szCs w:val="24"/>
          <w:shd w:val="clear" w:color="auto" w:fill="FFFFFF"/>
        </w:rPr>
        <w:t>"</w:t>
      </w:r>
    </w:p>
    <w:p w14:paraId="17EF859B" w14:textId="77777777" w:rsidR="00A833A2" w:rsidRDefault="00B24328">
      <w:pPr>
        <w:pStyle w:val="ListParagraph"/>
        <w:spacing w:line="360" w:lineRule="auto"/>
        <w:jc w:val="both"/>
        <w:rPr>
          <w:rFonts w:ascii="AdvTT5235d5a9" w:hAnsi="AdvTT5235d5a9" w:cs="AdvTT5235d5a9"/>
          <w:color w:val="000000"/>
          <w:sz w:val="21"/>
          <w:szCs w:val="21"/>
          <w:lang w:val="en-US"/>
        </w:rPr>
        <w:pPrChange w:id="656" w:author="Tanish Sugnani" w:date="2017-05-16T12:18:00Z">
          <w:pPr>
            <w:pStyle w:val="ListParagraph"/>
            <w:spacing w:line="360" w:lineRule="auto"/>
          </w:pPr>
        </w:pPrChange>
      </w:pPr>
      <w:r w:rsidRPr="00007284">
        <w:rPr>
          <w:rFonts w:ascii="Times New Roman" w:hAnsi="Times New Roman" w:cs="Times New Roman"/>
          <w:b/>
          <w:sz w:val="24"/>
          <w:szCs w:val="24"/>
        </w:rPr>
        <w:t>Author:</w:t>
      </w:r>
      <w:r w:rsidRPr="00007284">
        <w:rPr>
          <w:rFonts w:ascii="Times New Roman" w:hAnsi="Times New Roman" w:cs="Times New Roman"/>
          <w:color w:val="000000"/>
          <w:sz w:val="24"/>
          <w:szCs w:val="24"/>
          <w:shd w:val="clear" w:color="auto" w:fill="FFFFFF"/>
        </w:rPr>
        <w:t xml:space="preserve"> </w:t>
      </w:r>
      <w:r w:rsidR="00A833A2" w:rsidRPr="00A833A2">
        <w:rPr>
          <w:rFonts w:ascii="Times New Roman" w:hAnsi="Times New Roman" w:cs="Times New Roman"/>
          <w:color w:val="000000"/>
          <w:sz w:val="24"/>
          <w:szCs w:val="24"/>
          <w:lang w:val="en-US"/>
        </w:rPr>
        <w:t>Y. Chai, H.F. Li, J.F. Qu</w:t>
      </w:r>
      <w:r w:rsidR="00A833A2">
        <w:rPr>
          <w:rFonts w:ascii="AdvTT5235d5a9" w:hAnsi="AdvTT5235d5a9" w:cs="AdvTT5235d5a9"/>
          <w:color w:val="000000"/>
          <w:sz w:val="21"/>
          <w:szCs w:val="21"/>
          <w:lang w:val="en-US"/>
        </w:rPr>
        <w:t xml:space="preserve"> </w:t>
      </w:r>
    </w:p>
    <w:p w14:paraId="5AE53C9C" w14:textId="77777777" w:rsidR="00A833A2" w:rsidRPr="00A833A2" w:rsidRDefault="00B24328" w:rsidP="0094510E">
      <w:pPr>
        <w:pStyle w:val="ListParagraph"/>
        <w:spacing w:line="360" w:lineRule="auto"/>
        <w:jc w:val="both"/>
        <w:rPr>
          <w:rFonts w:ascii="Times New Roman" w:hAnsi="Times New Roman" w:cs="Times New Roman"/>
          <w:sz w:val="24"/>
          <w:szCs w:val="24"/>
          <w:shd w:val="clear" w:color="auto" w:fill="F9FBFC"/>
        </w:rPr>
      </w:pPr>
      <w:r w:rsidRPr="00007284">
        <w:rPr>
          <w:rFonts w:ascii="Times New Roman" w:hAnsi="Times New Roman" w:cs="Times New Roman"/>
          <w:b/>
          <w:sz w:val="24"/>
          <w:szCs w:val="24"/>
        </w:rPr>
        <w:t xml:space="preserve">Publication: </w:t>
      </w:r>
      <w:r w:rsidRPr="00007284">
        <w:rPr>
          <w:rFonts w:ascii="Times New Roman" w:hAnsi="Times New Roman" w:cs="Times New Roman"/>
          <w:color w:val="000000"/>
          <w:sz w:val="24"/>
          <w:szCs w:val="24"/>
          <w:shd w:val="clear" w:color="auto" w:fill="FFFFFF"/>
        </w:rPr>
        <w:t xml:space="preserve">ELSEVIER </w:t>
      </w:r>
      <w:hyperlink r:id="rId14" w:tooltip="Go to Optics Communications on ScienceDirect" w:history="1">
        <w:r w:rsidR="00A833A2" w:rsidRPr="00A833A2">
          <w:rPr>
            <w:rStyle w:val="Hyperlink"/>
            <w:rFonts w:ascii="Times New Roman" w:hAnsi="Times New Roman" w:cs="Times New Roman"/>
            <w:color w:val="2E2E2E"/>
            <w:sz w:val="24"/>
            <w:szCs w:val="24"/>
            <w:u w:val="none"/>
            <w:bdr w:val="none" w:sz="0" w:space="0" w:color="auto" w:frame="1"/>
          </w:rPr>
          <w:t>Optics Communications</w:t>
        </w:r>
      </w:hyperlink>
      <w:r w:rsidR="00A833A2">
        <w:rPr>
          <w:rFonts w:ascii="Times New Roman" w:hAnsi="Times New Roman" w:cs="Times New Roman"/>
          <w:bCs/>
          <w:color w:val="2E2E2E"/>
          <w:sz w:val="24"/>
          <w:szCs w:val="24"/>
        </w:rPr>
        <w:t>,</w:t>
      </w:r>
      <w:r w:rsidR="00A833A2" w:rsidRPr="00A833A2">
        <w:rPr>
          <w:rFonts w:ascii="Times New Roman" w:hAnsi="Times New Roman" w:cs="Times New Roman"/>
          <w:b/>
          <w:bCs/>
          <w:color w:val="2E2E2E"/>
          <w:sz w:val="24"/>
          <w:szCs w:val="24"/>
        </w:rPr>
        <w:t xml:space="preserve"> </w:t>
      </w:r>
      <w:r w:rsidR="00A833A2" w:rsidRPr="00A833A2">
        <w:rPr>
          <w:rFonts w:ascii="Times New Roman" w:hAnsi="Times New Roman" w:cs="Times New Roman"/>
          <w:color w:val="2E2E2E"/>
          <w:sz w:val="24"/>
          <w:szCs w:val="24"/>
          <w:bdr w:val="none" w:sz="0" w:space="0" w:color="auto" w:frame="1"/>
        </w:rPr>
        <w:t>Volume 283, Issue 19</w:t>
      </w:r>
      <w:r w:rsidR="00A833A2" w:rsidRPr="00A833A2">
        <w:rPr>
          <w:rFonts w:ascii="Times New Roman" w:hAnsi="Times New Roman" w:cs="Times New Roman"/>
          <w:color w:val="2E2E2E"/>
          <w:sz w:val="24"/>
          <w:szCs w:val="24"/>
        </w:rPr>
        <w:t>, 1 October 2010, Pages 3591–3602</w:t>
      </w:r>
    </w:p>
    <w:p w14:paraId="27531A72" w14:textId="20F9220F" w:rsidR="00B24328" w:rsidRPr="008B464E" w:rsidRDefault="00FF72CE" w:rsidP="008B464E">
      <w:pPr>
        <w:pStyle w:val="ListParagraph"/>
        <w:numPr>
          <w:ilvl w:val="0"/>
          <w:numId w:val="30"/>
        </w:numPr>
        <w:spacing w:line="360" w:lineRule="auto"/>
        <w:jc w:val="both"/>
        <w:rPr>
          <w:rFonts w:ascii="Times New Roman" w:hAnsi="Times New Roman" w:cs="Times New Roman"/>
          <w:color w:val="000000"/>
          <w:sz w:val="24"/>
          <w:szCs w:val="24"/>
          <w:shd w:val="clear" w:color="auto" w:fill="FFFFFF"/>
          <w:rPrChange w:id="657" w:author="Tanish Sugnani" w:date="2017-05-21T01:40:00Z">
            <w:rPr>
              <w:color w:val="000000"/>
              <w:shd w:val="clear" w:color="auto" w:fill="FFFFFF"/>
            </w:rPr>
          </w:rPrChange>
        </w:rPr>
        <w:pPrChange w:id="658" w:author="Tanish Sugnani" w:date="2017-05-21T01:40:00Z">
          <w:pPr>
            <w:pStyle w:val="ListParagraph"/>
            <w:numPr>
              <w:numId w:val="12"/>
            </w:numPr>
            <w:spacing w:line="360" w:lineRule="auto"/>
            <w:ind w:left="1440" w:hanging="360"/>
            <w:jc w:val="both"/>
          </w:pPr>
        </w:pPrChange>
      </w:pPr>
      <w:r w:rsidRPr="008B464E">
        <w:rPr>
          <w:rFonts w:ascii="Times New Roman" w:hAnsi="Times New Roman" w:cs="Times New Roman"/>
          <w:sz w:val="24"/>
          <w:szCs w:val="24"/>
          <w:lang w:val="en-US"/>
          <w:rPrChange w:id="659" w:author="Tanish Sugnani" w:date="2017-05-21T01:40:00Z">
            <w:rPr>
              <w:lang w:val="en-US"/>
            </w:rPr>
          </w:rPrChange>
        </w:rPr>
        <w:t xml:space="preserve">This paper presents a new multi-source image fusion scheme based on </w:t>
      </w:r>
      <w:ins w:id="660" w:author="Tanish Sugnani" w:date="2017-05-16T12:12:00Z">
        <w:r w:rsidR="007B3867" w:rsidRPr="008B464E">
          <w:rPr>
            <w:rFonts w:ascii="Times New Roman" w:hAnsi="Times New Roman" w:cs="Times New Roman"/>
            <w:sz w:val="24"/>
            <w:szCs w:val="24"/>
            <w:lang w:val="en-US"/>
            <w:rPrChange w:id="661" w:author="Tanish Sugnani" w:date="2017-05-21T01:40:00Z">
              <w:rPr>
                <w:lang w:val="en-US"/>
              </w:rPr>
            </w:rPrChange>
          </w:rPr>
          <w:t>L</w:t>
        </w:r>
      </w:ins>
      <w:del w:id="662" w:author="Tanish Sugnani" w:date="2017-05-16T12:12:00Z">
        <w:r w:rsidRPr="008B464E" w:rsidDel="007B3867">
          <w:rPr>
            <w:rFonts w:ascii="Times New Roman" w:hAnsi="Times New Roman" w:cs="Times New Roman"/>
            <w:sz w:val="24"/>
            <w:szCs w:val="24"/>
            <w:lang w:val="en-US"/>
            <w:rPrChange w:id="663" w:author="Tanish Sugnani" w:date="2017-05-21T01:40:00Z">
              <w:rPr>
                <w:lang w:val="en-US"/>
              </w:rPr>
            </w:rPrChange>
          </w:rPr>
          <w:delText>l</w:delText>
        </w:r>
      </w:del>
      <w:r w:rsidRPr="008B464E">
        <w:rPr>
          <w:rFonts w:ascii="Times New Roman" w:hAnsi="Times New Roman" w:cs="Times New Roman"/>
          <w:sz w:val="24"/>
          <w:szCs w:val="24"/>
          <w:lang w:val="en-US"/>
          <w:rPrChange w:id="664" w:author="Tanish Sugnani" w:date="2017-05-21T01:40:00Z">
            <w:rPr>
              <w:lang w:val="en-US"/>
            </w:rPr>
          </w:rPrChange>
        </w:rPr>
        <w:t xml:space="preserve">ifting </w:t>
      </w:r>
      <w:ins w:id="665" w:author="Tanish Sugnani" w:date="2017-05-16T12:12:00Z">
        <w:r w:rsidR="007B3867" w:rsidRPr="008B464E">
          <w:rPr>
            <w:rFonts w:ascii="Times New Roman" w:hAnsi="Times New Roman" w:cs="Times New Roman"/>
            <w:sz w:val="24"/>
            <w:szCs w:val="24"/>
            <w:lang w:val="en-US"/>
            <w:rPrChange w:id="666" w:author="Tanish Sugnani" w:date="2017-05-21T01:40:00Z">
              <w:rPr>
                <w:lang w:val="en-US"/>
              </w:rPr>
            </w:rPrChange>
          </w:rPr>
          <w:t>S</w:t>
        </w:r>
      </w:ins>
      <w:del w:id="667" w:author="Tanish Sugnani" w:date="2017-05-16T12:12:00Z">
        <w:r w:rsidRPr="008B464E" w:rsidDel="007B3867">
          <w:rPr>
            <w:rFonts w:ascii="Times New Roman" w:hAnsi="Times New Roman" w:cs="Times New Roman"/>
            <w:sz w:val="24"/>
            <w:szCs w:val="24"/>
            <w:lang w:val="en-US"/>
            <w:rPrChange w:id="668" w:author="Tanish Sugnani" w:date="2017-05-21T01:40:00Z">
              <w:rPr>
                <w:lang w:val="en-US"/>
              </w:rPr>
            </w:rPrChange>
          </w:rPr>
          <w:delText>s</w:delText>
        </w:r>
      </w:del>
      <w:r w:rsidRPr="008B464E">
        <w:rPr>
          <w:rFonts w:ascii="Times New Roman" w:hAnsi="Times New Roman" w:cs="Times New Roman"/>
          <w:sz w:val="24"/>
          <w:szCs w:val="24"/>
          <w:lang w:val="en-US"/>
          <w:rPrChange w:id="669" w:author="Tanish Sugnani" w:date="2017-05-21T01:40:00Z">
            <w:rPr>
              <w:lang w:val="en-US"/>
            </w:rPr>
          </w:rPrChange>
        </w:rPr>
        <w:t xml:space="preserve">tationary </w:t>
      </w:r>
      <w:ins w:id="670" w:author="Tanish Sugnani" w:date="2017-05-16T12:12:00Z">
        <w:r w:rsidR="007B3867" w:rsidRPr="008B464E">
          <w:rPr>
            <w:rFonts w:ascii="Times New Roman" w:hAnsi="Times New Roman" w:cs="Times New Roman"/>
            <w:sz w:val="24"/>
            <w:szCs w:val="24"/>
            <w:lang w:val="en-US"/>
            <w:rPrChange w:id="671" w:author="Tanish Sugnani" w:date="2017-05-21T01:40:00Z">
              <w:rPr>
                <w:lang w:val="en-US"/>
              </w:rPr>
            </w:rPrChange>
          </w:rPr>
          <w:t>W</w:t>
        </w:r>
      </w:ins>
      <w:del w:id="672" w:author="Tanish Sugnani" w:date="2017-05-16T12:12:00Z">
        <w:r w:rsidRPr="008B464E" w:rsidDel="007B3867">
          <w:rPr>
            <w:rFonts w:ascii="Times New Roman" w:hAnsi="Times New Roman" w:cs="Times New Roman"/>
            <w:sz w:val="24"/>
            <w:szCs w:val="24"/>
            <w:lang w:val="en-US"/>
            <w:rPrChange w:id="673" w:author="Tanish Sugnani" w:date="2017-05-21T01:40:00Z">
              <w:rPr>
                <w:lang w:val="en-US"/>
              </w:rPr>
            </w:rPrChange>
          </w:rPr>
          <w:delText>w</w:delText>
        </w:r>
      </w:del>
      <w:r w:rsidRPr="008B464E">
        <w:rPr>
          <w:rFonts w:ascii="Times New Roman" w:hAnsi="Times New Roman" w:cs="Times New Roman"/>
          <w:sz w:val="24"/>
          <w:szCs w:val="24"/>
          <w:lang w:val="en-US"/>
          <w:rPrChange w:id="674" w:author="Tanish Sugnani" w:date="2017-05-21T01:40:00Z">
            <w:rPr>
              <w:lang w:val="en-US"/>
            </w:rPr>
          </w:rPrChange>
        </w:rPr>
        <w:t xml:space="preserve">avelet </w:t>
      </w:r>
      <w:ins w:id="675" w:author="Tanish Sugnani" w:date="2017-05-16T12:12:00Z">
        <w:r w:rsidR="007B3867" w:rsidRPr="008B464E">
          <w:rPr>
            <w:rFonts w:ascii="Times New Roman" w:hAnsi="Times New Roman" w:cs="Times New Roman"/>
            <w:sz w:val="24"/>
            <w:szCs w:val="24"/>
            <w:lang w:val="en-US"/>
            <w:rPrChange w:id="676" w:author="Tanish Sugnani" w:date="2017-05-21T01:40:00Z">
              <w:rPr>
                <w:lang w:val="en-US"/>
              </w:rPr>
            </w:rPrChange>
          </w:rPr>
          <w:t>T</w:t>
        </w:r>
      </w:ins>
      <w:del w:id="677" w:author="Tanish Sugnani" w:date="2017-05-16T12:12:00Z">
        <w:r w:rsidRPr="008B464E" w:rsidDel="007B3867">
          <w:rPr>
            <w:rFonts w:ascii="Times New Roman" w:hAnsi="Times New Roman" w:cs="Times New Roman"/>
            <w:sz w:val="24"/>
            <w:szCs w:val="24"/>
            <w:lang w:val="en-US"/>
            <w:rPrChange w:id="678" w:author="Tanish Sugnani" w:date="2017-05-21T01:40:00Z">
              <w:rPr>
                <w:lang w:val="en-US"/>
              </w:rPr>
            </w:rPrChange>
          </w:rPr>
          <w:delText>t</w:delText>
        </w:r>
      </w:del>
      <w:r w:rsidRPr="008B464E">
        <w:rPr>
          <w:rFonts w:ascii="Times New Roman" w:hAnsi="Times New Roman" w:cs="Times New Roman"/>
          <w:sz w:val="24"/>
          <w:szCs w:val="24"/>
          <w:lang w:val="en-US"/>
          <w:rPrChange w:id="679" w:author="Tanish Sugnani" w:date="2017-05-21T01:40:00Z">
            <w:rPr>
              <w:lang w:val="en-US"/>
            </w:rPr>
          </w:rPrChange>
        </w:rPr>
        <w:t xml:space="preserve">ransform (LSWT) and a novel dual-channel </w:t>
      </w:r>
      <w:ins w:id="680" w:author="Tanish Sugnani" w:date="2017-05-16T12:13:00Z">
        <w:r w:rsidR="007B3867" w:rsidRPr="008B464E">
          <w:rPr>
            <w:rFonts w:ascii="Times New Roman" w:hAnsi="Times New Roman" w:cs="Times New Roman"/>
            <w:sz w:val="24"/>
            <w:szCs w:val="24"/>
            <w:lang w:val="en-US"/>
            <w:rPrChange w:id="681" w:author="Tanish Sugnani" w:date="2017-05-21T01:40:00Z">
              <w:rPr>
                <w:lang w:val="en-US"/>
              </w:rPr>
            </w:rPrChange>
          </w:rPr>
          <w:t>P</w:t>
        </w:r>
      </w:ins>
      <w:del w:id="682" w:author="Tanish Sugnani" w:date="2017-05-16T12:13:00Z">
        <w:r w:rsidRPr="008B464E" w:rsidDel="007B3867">
          <w:rPr>
            <w:rFonts w:ascii="Times New Roman" w:hAnsi="Times New Roman" w:cs="Times New Roman"/>
            <w:sz w:val="24"/>
            <w:szCs w:val="24"/>
            <w:lang w:val="en-US"/>
            <w:rPrChange w:id="683" w:author="Tanish Sugnani" w:date="2017-05-21T01:40:00Z">
              <w:rPr>
                <w:lang w:val="en-US"/>
              </w:rPr>
            </w:rPrChange>
          </w:rPr>
          <w:delText>p</w:delText>
        </w:r>
      </w:del>
      <w:r w:rsidRPr="008B464E">
        <w:rPr>
          <w:rFonts w:ascii="Times New Roman" w:hAnsi="Times New Roman" w:cs="Times New Roman"/>
          <w:sz w:val="24"/>
          <w:szCs w:val="24"/>
          <w:lang w:val="en-US"/>
          <w:rPrChange w:id="684" w:author="Tanish Sugnani" w:date="2017-05-21T01:40:00Z">
            <w:rPr>
              <w:lang w:val="en-US"/>
            </w:rPr>
          </w:rPrChange>
        </w:rPr>
        <w:t>ulse-</w:t>
      </w:r>
      <w:ins w:id="685" w:author="Tanish Sugnani" w:date="2017-05-16T12:13:00Z">
        <w:r w:rsidR="007B3867" w:rsidRPr="008B464E">
          <w:rPr>
            <w:rFonts w:ascii="Times New Roman" w:hAnsi="Times New Roman" w:cs="Times New Roman"/>
            <w:sz w:val="24"/>
            <w:szCs w:val="24"/>
            <w:lang w:val="en-US"/>
            <w:rPrChange w:id="686" w:author="Tanish Sugnani" w:date="2017-05-21T01:40:00Z">
              <w:rPr>
                <w:lang w:val="en-US"/>
              </w:rPr>
            </w:rPrChange>
          </w:rPr>
          <w:t>C</w:t>
        </w:r>
      </w:ins>
      <w:del w:id="687" w:author="Tanish Sugnani" w:date="2017-05-16T12:13:00Z">
        <w:r w:rsidRPr="008B464E" w:rsidDel="007B3867">
          <w:rPr>
            <w:rFonts w:ascii="Times New Roman" w:hAnsi="Times New Roman" w:cs="Times New Roman"/>
            <w:sz w:val="24"/>
            <w:szCs w:val="24"/>
            <w:lang w:val="en-US"/>
            <w:rPrChange w:id="688" w:author="Tanish Sugnani" w:date="2017-05-21T01:40:00Z">
              <w:rPr>
                <w:lang w:val="en-US"/>
              </w:rPr>
            </w:rPrChange>
          </w:rPr>
          <w:delText>c</w:delText>
        </w:r>
      </w:del>
      <w:r w:rsidRPr="008B464E">
        <w:rPr>
          <w:rFonts w:ascii="Times New Roman" w:hAnsi="Times New Roman" w:cs="Times New Roman"/>
          <w:sz w:val="24"/>
          <w:szCs w:val="24"/>
          <w:lang w:val="en-US"/>
          <w:rPrChange w:id="689" w:author="Tanish Sugnani" w:date="2017-05-21T01:40:00Z">
            <w:rPr>
              <w:lang w:val="en-US"/>
            </w:rPr>
          </w:rPrChange>
        </w:rPr>
        <w:t xml:space="preserve">oupled </w:t>
      </w:r>
      <w:ins w:id="690" w:author="Tanish Sugnani" w:date="2017-05-16T12:13:00Z">
        <w:r w:rsidR="007B3867" w:rsidRPr="008B464E">
          <w:rPr>
            <w:rFonts w:ascii="Times New Roman" w:hAnsi="Times New Roman" w:cs="Times New Roman"/>
            <w:sz w:val="24"/>
            <w:szCs w:val="24"/>
            <w:lang w:val="en-US"/>
            <w:rPrChange w:id="691" w:author="Tanish Sugnani" w:date="2017-05-21T01:40:00Z">
              <w:rPr>
                <w:lang w:val="en-US"/>
              </w:rPr>
            </w:rPrChange>
          </w:rPr>
          <w:t>N</w:t>
        </w:r>
      </w:ins>
      <w:del w:id="692" w:author="Tanish Sugnani" w:date="2017-05-16T12:13:00Z">
        <w:r w:rsidRPr="008B464E" w:rsidDel="007B3867">
          <w:rPr>
            <w:rFonts w:ascii="Times New Roman" w:hAnsi="Times New Roman" w:cs="Times New Roman"/>
            <w:sz w:val="24"/>
            <w:szCs w:val="24"/>
            <w:lang w:val="en-US"/>
            <w:rPrChange w:id="693" w:author="Tanish Sugnani" w:date="2017-05-21T01:40:00Z">
              <w:rPr>
                <w:lang w:val="en-US"/>
              </w:rPr>
            </w:rPrChange>
          </w:rPr>
          <w:delText>n</w:delText>
        </w:r>
      </w:del>
      <w:r w:rsidRPr="008B464E">
        <w:rPr>
          <w:rFonts w:ascii="Times New Roman" w:hAnsi="Times New Roman" w:cs="Times New Roman"/>
          <w:sz w:val="24"/>
          <w:szCs w:val="24"/>
          <w:lang w:val="en-US"/>
          <w:rPrChange w:id="694" w:author="Tanish Sugnani" w:date="2017-05-21T01:40:00Z">
            <w:rPr>
              <w:lang w:val="en-US"/>
            </w:rPr>
          </w:rPrChange>
        </w:rPr>
        <w:t xml:space="preserve">eural </w:t>
      </w:r>
      <w:ins w:id="695" w:author="Tanish Sugnani" w:date="2017-05-16T12:13:00Z">
        <w:r w:rsidR="007B3867" w:rsidRPr="008B464E">
          <w:rPr>
            <w:rFonts w:ascii="Times New Roman" w:hAnsi="Times New Roman" w:cs="Times New Roman"/>
            <w:sz w:val="24"/>
            <w:szCs w:val="24"/>
            <w:lang w:val="en-US"/>
            <w:rPrChange w:id="696" w:author="Tanish Sugnani" w:date="2017-05-21T01:40:00Z">
              <w:rPr>
                <w:lang w:val="en-US"/>
              </w:rPr>
            </w:rPrChange>
          </w:rPr>
          <w:t>N</w:t>
        </w:r>
      </w:ins>
      <w:del w:id="697" w:author="Tanish Sugnani" w:date="2017-05-16T12:13:00Z">
        <w:r w:rsidRPr="008B464E" w:rsidDel="007B3867">
          <w:rPr>
            <w:rFonts w:ascii="Times New Roman" w:hAnsi="Times New Roman" w:cs="Times New Roman"/>
            <w:sz w:val="24"/>
            <w:szCs w:val="24"/>
            <w:lang w:val="en-US"/>
            <w:rPrChange w:id="698" w:author="Tanish Sugnani" w:date="2017-05-21T01:40:00Z">
              <w:rPr>
                <w:lang w:val="en-US"/>
              </w:rPr>
            </w:rPrChange>
          </w:rPr>
          <w:delText>n</w:delText>
        </w:r>
      </w:del>
      <w:r w:rsidRPr="008B464E">
        <w:rPr>
          <w:rFonts w:ascii="Times New Roman" w:hAnsi="Times New Roman" w:cs="Times New Roman"/>
          <w:sz w:val="24"/>
          <w:szCs w:val="24"/>
          <w:lang w:val="en-US"/>
          <w:rPrChange w:id="699" w:author="Tanish Sugnani" w:date="2017-05-21T01:40:00Z">
            <w:rPr>
              <w:lang w:val="en-US"/>
            </w:rPr>
          </w:rPrChange>
        </w:rPr>
        <w:t>etwork (PCNN). By using LSWT, we can calculate a flexible multi</w:t>
      </w:r>
      <w:r w:rsidR="007F1FD5" w:rsidRPr="008B464E">
        <w:rPr>
          <w:rFonts w:ascii="Times New Roman" w:hAnsi="Times New Roman" w:cs="Times New Roman"/>
          <w:sz w:val="24"/>
          <w:szCs w:val="24"/>
          <w:lang w:val="en-US"/>
          <w:rPrChange w:id="700" w:author="Tanish Sugnani" w:date="2017-05-21T01:40:00Z">
            <w:rPr>
              <w:lang w:val="en-US"/>
            </w:rPr>
          </w:rPrChange>
        </w:rPr>
        <w:t>-</w:t>
      </w:r>
      <w:r w:rsidRPr="008B464E">
        <w:rPr>
          <w:rFonts w:ascii="Times New Roman" w:hAnsi="Times New Roman" w:cs="Times New Roman"/>
          <w:sz w:val="24"/>
          <w:szCs w:val="24"/>
          <w:lang w:val="en-US"/>
          <w:rPrChange w:id="701" w:author="Tanish Sugnani" w:date="2017-05-21T01:40:00Z">
            <w:rPr>
              <w:lang w:val="en-US"/>
            </w:rPr>
          </w:rPrChange>
        </w:rPr>
        <w:t>scale and shift-invariant representation of registered images</w:t>
      </w:r>
      <w:r w:rsidR="00B24328" w:rsidRPr="008B464E">
        <w:rPr>
          <w:rFonts w:ascii="Times New Roman" w:hAnsi="Times New Roman" w:cs="Times New Roman"/>
          <w:color w:val="000000"/>
          <w:sz w:val="24"/>
          <w:szCs w:val="24"/>
          <w:shd w:val="clear" w:color="auto" w:fill="FFFFFF"/>
          <w:rPrChange w:id="702" w:author="Tanish Sugnani" w:date="2017-05-21T01:40:00Z">
            <w:rPr>
              <w:color w:val="000000"/>
              <w:shd w:val="clear" w:color="auto" w:fill="FFFFFF"/>
            </w:rPr>
          </w:rPrChange>
        </w:rPr>
        <w:t>.</w:t>
      </w:r>
    </w:p>
    <w:p w14:paraId="3A2A3EDD" w14:textId="04335B4D" w:rsidR="00B24328" w:rsidRPr="008B464E" w:rsidRDefault="00FF72CE" w:rsidP="008B464E">
      <w:pPr>
        <w:pStyle w:val="ListParagraph"/>
        <w:numPr>
          <w:ilvl w:val="0"/>
          <w:numId w:val="30"/>
        </w:numPr>
        <w:spacing w:line="360" w:lineRule="auto"/>
        <w:jc w:val="both"/>
        <w:rPr>
          <w:rFonts w:ascii="Times New Roman" w:hAnsi="Times New Roman" w:cs="Times New Roman"/>
          <w:color w:val="000000"/>
          <w:sz w:val="24"/>
          <w:szCs w:val="24"/>
          <w:shd w:val="clear" w:color="auto" w:fill="FFFFFF"/>
          <w:rPrChange w:id="703" w:author="Tanish Sugnani" w:date="2017-05-21T01:40:00Z">
            <w:rPr>
              <w:color w:val="000000"/>
              <w:shd w:val="clear" w:color="auto" w:fill="FFFFFF"/>
            </w:rPr>
          </w:rPrChange>
        </w:rPr>
        <w:pPrChange w:id="704" w:author="Tanish Sugnani" w:date="2017-05-21T01:40:00Z">
          <w:pPr>
            <w:pStyle w:val="ListParagraph"/>
            <w:numPr>
              <w:numId w:val="12"/>
            </w:numPr>
            <w:spacing w:line="360" w:lineRule="auto"/>
            <w:ind w:left="1440" w:hanging="360"/>
            <w:jc w:val="both"/>
          </w:pPr>
        </w:pPrChange>
      </w:pPr>
      <w:r w:rsidRPr="008B464E">
        <w:rPr>
          <w:rFonts w:ascii="Times New Roman" w:hAnsi="Times New Roman" w:cs="Times New Roman"/>
          <w:sz w:val="24"/>
          <w:szCs w:val="24"/>
          <w:lang w:val="en-US"/>
          <w:rPrChange w:id="705" w:author="Tanish Sugnani" w:date="2017-05-21T01:40:00Z">
            <w:rPr>
              <w:lang w:val="en-US"/>
            </w:rPr>
          </w:rPrChange>
        </w:rPr>
        <w:t xml:space="preserve">After decomposing the original images using LSWT, a new dual-channel pulse coupled neural network, which can overcome some shortcomings of original PCNN for image fusion and putout the fusion image directly, is proposed and used for the fusion of sub-band coefficients of LSWT. In this fusion scheme, a </w:t>
      </w:r>
      <w:ins w:id="706" w:author="Tanish Sugnani" w:date="2017-05-16T12:12:00Z">
        <w:r w:rsidR="007B3867" w:rsidRPr="008B464E">
          <w:rPr>
            <w:rFonts w:ascii="Times New Roman" w:hAnsi="Times New Roman" w:cs="Times New Roman"/>
            <w:sz w:val="24"/>
            <w:szCs w:val="24"/>
            <w:lang w:val="en-US"/>
            <w:rPrChange w:id="707" w:author="Tanish Sugnani" w:date="2017-05-21T01:40:00Z">
              <w:rPr>
                <w:lang w:val="en-US"/>
              </w:rPr>
            </w:rPrChange>
          </w:rPr>
          <w:t>N</w:t>
        </w:r>
      </w:ins>
      <w:del w:id="708" w:author="Tanish Sugnani" w:date="2017-05-16T12:12:00Z">
        <w:r w:rsidRPr="008B464E" w:rsidDel="007B3867">
          <w:rPr>
            <w:rFonts w:ascii="Times New Roman" w:hAnsi="Times New Roman" w:cs="Times New Roman"/>
            <w:sz w:val="24"/>
            <w:szCs w:val="24"/>
            <w:lang w:val="en-US"/>
            <w:rPrChange w:id="709" w:author="Tanish Sugnani" w:date="2017-05-21T01:40:00Z">
              <w:rPr>
                <w:lang w:val="en-US"/>
              </w:rPr>
            </w:rPrChange>
          </w:rPr>
          <w:delText>n</w:delText>
        </w:r>
      </w:del>
      <w:r w:rsidRPr="008B464E">
        <w:rPr>
          <w:rFonts w:ascii="Times New Roman" w:hAnsi="Times New Roman" w:cs="Times New Roman"/>
          <w:sz w:val="24"/>
          <w:szCs w:val="24"/>
          <w:lang w:val="en-US"/>
          <w:rPrChange w:id="710" w:author="Tanish Sugnani" w:date="2017-05-21T01:40:00Z">
            <w:rPr>
              <w:lang w:val="en-US"/>
            </w:rPr>
          </w:rPrChange>
        </w:rPr>
        <w:t xml:space="preserve">ew </w:t>
      </w:r>
      <w:ins w:id="711" w:author="Tanish Sugnani" w:date="2017-05-16T12:12:00Z">
        <w:r w:rsidR="007B3867" w:rsidRPr="008B464E">
          <w:rPr>
            <w:rFonts w:ascii="Times New Roman" w:hAnsi="Times New Roman" w:cs="Times New Roman"/>
            <w:sz w:val="24"/>
            <w:szCs w:val="24"/>
            <w:lang w:val="en-US"/>
            <w:rPrChange w:id="712" w:author="Tanish Sugnani" w:date="2017-05-21T01:40:00Z">
              <w:rPr>
                <w:lang w:val="en-US"/>
              </w:rPr>
            </w:rPrChange>
          </w:rPr>
          <w:t>S</w:t>
        </w:r>
      </w:ins>
      <w:del w:id="713" w:author="Tanish Sugnani" w:date="2017-05-16T12:12:00Z">
        <w:r w:rsidRPr="008B464E" w:rsidDel="007B3867">
          <w:rPr>
            <w:rFonts w:ascii="Times New Roman" w:hAnsi="Times New Roman" w:cs="Times New Roman"/>
            <w:sz w:val="24"/>
            <w:szCs w:val="24"/>
            <w:lang w:val="en-US"/>
            <w:rPrChange w:id="714" w:author="Tanish Sugnani" w:date="2017-05-21T01:40:00Z">
              <w:rPr>
                <w:lang w:val="en-US"/>
              </w:rPr>
            </w:rPrChange>
          </w:rPr>
          <w:delText>s</w:delText>
        </w:r>
      </w:del>
      <w:r w:rsidRPr="008B464E">
        <w:rPr>
          <w:rFonts w:ascii="Times New Roman" w:hAnsi="Times New Roman" w:cs="Times New Roman"/>
          <w:sz w:val="24"/>
          <w:szCs w:val="24"/>
          <w:lang w:val="en-US"/>
          <w:rPrChange w:id="715" w:author="Tanish Sugnani" w:date="2017-05-21T01:40:00Z">
            <w:rPr>
              <w:lang w:val="en-US"/>
            </w:rPr>
          </w:rPrChange>
        </w:rPr>
        <w:t>um-</w:t>
      </w:r>
      <w:ins w:id="716" w:author="Tanish Sugnani" w:date="2017-05-16T12:12:00Z">
        <w:r w:rsidR="007B3867" w:rsidRPr="008B464E">
          <w:rPr>
            <w:rFonts w:ascii="Times New Roman" w:hAnsi="Times New Roman" w:cs="Times New Roman"/>
            <w:sz w:val="24"/>
            <w:szCs w:val="24"/>
            <w:lang w:val="en-US"/>
            <w:rPrChange w:id="717" w:author="Tanish Sugnani" w:date="2017-05-21T01:40:00Z">
              <w:rPr>
                <w:lang w:val="en-US"/>
              </w:rPr>
            </w:rPrChange>
          </w:rPr>
          <w:t>M</w:t>
        </w:r>
      </w:ins>
      <w:del w:id="718" w:author="Tanish Sugnani" w:date="2017-05-16T12:12:00Z">
        <w:r w:rsidRPr="008B464E" w:rsidDel="007B3867">
          <w:rPr>
            <w:rFonts w:ascii="Times New Roman" w:hAnsi="Times New Roman" w:cs="Times New Roman"/>
            <w:sz w:val="24"/>
            <w:szCs w:val="24"/>
            <w:lang w:val="en-US"/>
            <w:rPrChange w:id="719" w:author="Tanish Sugnani" w:date="2017-05-21T01:40:00Z">
              <w:rPr>
                <w:lang w:val="en-US"/>
              </w:rPr>
            </w:rPrChange>
          </w:rPr>
          <w:delText>m</w:delText>
        </w:r>
      </w:del>
      <w:r w:rsidRPr="008B464E">
        <w:rPr>
          <w:rFonts w:ascii="Times New Roman" w:hAnsi="Times New Roman" w:cs="Times New Roman"/>
          <w:sz w:val="24"/>
          <w:szCs w:val="24"/>
          <w:lang w:val="en-US"/>
          <w:rPrChange w:id="720" w:author="Tanish Sugnani" w:date="2017-05-21T01:40:00Z">
            <w:rPr>
              <w:lang w:val="en-US"/>
            </w:rPr>
          </w:rPrChange>
        </w:rPr>
        <w:t>odified-</w:t>
      </w:r>
      <w:ins w:id="721" w:author="Tanish Sugnani" w:date="2017-05-16T12:12:00Z">
        <w:r w:rsidR="007B3867" w:rsidRPr="008B464E">
          <w:rPr>
            <w:rFonts w:ascii="Times New Roman" w:hAnsi="Times New Roman" w:cs="Times New Roman"/>
            <w:sz w:val="24"/>
            <w:szCs w:val="24"/>
            <w:lang w:val="en-US"/>
            <w:rPrChange w:id="722" w:author="Tanish Sugnani" w:date="2017-05-21T01:40:00Z">
              <w:rPr>
                <w:lang w:val="en-US"/>
              </w:rPr>
            </w:rPrChange>
          </w:rPr>
          <w:t>L</w:t>
        </w:r>
      </w:ins>
      <w:del w:id="723" w:author="Tanish Sugnani" w:date="2017-05-16T12:12:00Z">
        <w:r w:rsidRPr="008B464E" w:rsidDel="007B3867">
          <w:rPr>
            <w:rFonts w:ascii="Times New Roman" w:hAnsi="Times New Roman" w:cs="Times New Roman"/>
            <w:sz w:val="24"/>
            <w:szCs w:val="24"/>
            <w:lang w:val="en-US"/>
            <w:rPrChange w:id="724" w:author="Tanish Sugnani" w:date="2017-05-21T01:40:00Z">
              <w:rPr>
                <w:lang w:val="en-US"/>
              </w:rPr>
            </w:rPrChange>
          </w:rPr>
          <w:delText>l</w:delText>
        </w:r>
      </w:del>
      <w:r w:rsidRPr="008B464E">
        <w:rPr>
          <w:rFonts w:ascii="Times New Roman" w:hAnsi="Times New Roman" w:cs="Times New Roman"/>
          <w:sz w:val="24"/>
          <w:szCs w:val="24"/>
          <w:lang w:val="en-US"/>
          <w:rPrChange w:id="725" w:author="Tanish Sugnani" w:date="2017-05-21T01:40:00Z">
            <w:rPr>
              <w:lang w:val="en-US"/>
            </w:rPr>
          </w:rPrChange>
        </w:rPr>
        <w:t xml:space="preserve">aplacian(NSML) of the low frequency sub-band image, which represent the edge-feature of the low frequency sub-band image in </w:t>
      </w:r>
      <w:ins w:id="726" w:author="Tanish Sugnani" w:date="2017-05-16T12:14:00Z">
        <w:r w:rsidR="00A57D37" w:rsidRPr="008B464E">
          <w:rPr>
            <w:rFonts w:ascii="Times New Roman" w:hAnsi="Times New Roman" w:cs="Times New Roman"/>
            <w:sz w:val="24"/>
            <w:szCs w:val="24"/>
            <w:lang w:val="en-US"/>
            <w:rPrChange w:id="727" w:author="Tanish Sugnani" w:date="2017-05-21T01:40:00Z">
              <w:rPr>
                <w:lang w:val="en-US"/>
              </w:rPr>
            </w:rPrChange>
          </w:rPr>
          <w:t>LS</w:t>
        </w:r>
      </w:ins>
      <w:del w:id="728" w:author="Tanish Sugnani" w:date="2017-05-16T12:13:00Z">
        <w:r w:rsidRPr="008B464E" w:rsidDel="00A57D37">
          <w:rPr>
            <w:rFonts w:ascii="Times New Roman" w:hAnsi="Times New Roman" w:cs="Times New Roman"/>
            <w:sz w:val="24"/>
            <w:szCs w:val="24"/>
            <w:lang w:val="en-US"/>
            <w:rPrChange w:id="729" w:author="Tanish Sugnani" w:date="2017-05-21T01:40:00Z">
              <w:rPr>
                <w:lang w:val="en-US"/>
              </w:rPr>
            </w:rPrChange>
          </w:rPr>
          <w:delText>SL</w:delText>
        </w:r>
      </w:del>
      <w:r w:rsidRPr="008B464E">
        <w:rPr>
          <w:rFonts w:ascii="Times New Roman" w:hAnsi="Times New Roman" w:cs="Times New Roman"/>
          <w:sz w:val="24"/>
          <w:szCs w:val="24"/>
          <w:lang w:val="en-US"/>
          <w:rPrChange w:id="730" w:author="Tanish Sugnani" w:date="2017-05-21T01:40:00Z">
            <w:rPr>
              <w:lang w:val="en-US"/>
            </w:rPr>
          </w:rPrChange>
        </w:rPr>
        <w:t>WT domain, is presented and input to motivate the dual-channel PCNN</w:t>
      </w:r>
      <w:r w:rsidR="00B24328" w:rsidRPr="008B464E">
        <w:rPr>
          <w:rFonts w:ascii="Times New Roman" w:hAnsi="Times New Roman" w:cs="Times New Roman"/>
          <w:color w:val="000000"/>
          <w:sz w:val="24"/>
          <w:szCs w:val="24"/>
          <w:shd w:val="clear" w:color="auto" w:fill="FFFFFF"/>
          <w:rPrChange w:id="731" w:author="Tanish Sugnani" w:date="2017-05-21T01:40:00Z">
            <w:rPr>
              <w:color w:val="000000"/>
              <w:shd w:val="clear" w:color="auto" w:fill="FFFFFF"/>
            </w:rPr>
          </w:rPrChange>
        </w:rPr>
        <w:t>.</w:t>
      </w:r>
    </w:p>
    <w:p w14:paraId="01BA67A6" w14:textId="015C6F97" w:rsidR="00B24328" w:rsidRPr="008B464E" w:rsidRDefault="00FF72CE" w:rsidP="008B464E">
      <w:pPr>
        <w:pStyle w:val="ListParagraph"/>
        <w:numPr>
          <w:ilvl w:val="0"/>
          <w:numId w:val="30"/>
        </w:numPr>
        <w:spacing w:line="360" w:lineRule="auto"/>
        <w:jc w:val="both"/>
        <w:rPr>
          <w:rFonts w:ascii="Times New Roman" w:hAnsi="Times New Roman" w:cs="Times New Roman"/>
          <w:color w:val="000000"/>
          <w:sz w:val="24"/>
          <w:szCs w:val="24"/>
          <w:shd w:val="clear" w:color="auto" w:fill="FFFFFF"/>
          <w:rPrChange w:id="732" w:author="Tanish Sugnani" w:date="2017-05-21T01:40:00Z">
            <w:rPr>
              <w:color w:val="000000"/>
              <w:shd w:val="clear" w:color="auto" w:fill="FFFFFF"/>
            </w:rPr>
          </w:rPrChange>
        </w:rPr>
        <w:pPrChange w:id="733" w:author="Tanish Sugnani" w:date="2017-05-21T01:40:00Z">
          <w:pPr>
            <w:pStyle w:val="ListParagraph"/>
            <w:numPr>
              <w:numId w:val="12"/>
            </w:numPr>
            <w:spacing w:line="360" w:lineRule="auto"/>
            <w:ind w:left="1440" w:hanging="360"/>
            <w:jc w:val="both"/>
          </w:pPr>
        </w:pPrChange>
      </w:pPr>
      <w:r w:rsidRPr="008B464E">
        <w:rPr>
          <w:rFonts w:ascii="Times New Roman" w:hAnsi="Times New Roman" w:cs="Times New Roman"/>
          <w:sz w:val="24"/>
          <w:szCs w:val="24"/>
          <w:lang w:val="en-US"/>
          <w:rPrChange w:id="734" w:author="Tanish Sugnani" w:date="2017-05-21T01:40:00Z">
            <w:rPr>
              <w:lang w:val="en-US"/>
            </w:rPr>
          </w:rPrChange>
        </w:rPr>
        <w:t xml:space="preserve">For the fusion of high frequency sub-band coefficients, a novel </w:t>
      </w:r>
      <w:ins w:id="735" w:author="Tanish Sugnani" w:date="2017-05-16T12:13:00Z">
        <w:r w:rsidR="007B3867" w:rsidRPr="008B464E">
          <w:rPr>
            <w:rFonts w:ascii="Times New Roman" w:hAnsi="Times New Roman" w:cs="Times New Roman"/>
            <w:sz w:val="24"/>
            <w:szCs w:val="24"/>
            <w:lang w:val="en-US"/>
            <w:rPrChange w:id="736" w:author="Tanish Sugnani" w:date="2017-05-21T01:40:00Z">
              <w:rPr>
                <w:lang w:val="en-US"/>
              </w:rPr>
            </w:rPrChange>
          </w:rPr>
          <w:t>L</w:t>
        </w:r>
      </w:ins>
      <w:del w:id="737" w:author="Tanish Sugnani" w:date="2017-05-16T12:13:00Z">
        <w:r w:rsidRPr="008B464E" w:rsidDel="007B3867">
          <w:rPr>
            <w:rFonts w:ascii="Times New Roman" w:hAnsi="Times New Roman" w:cs="Times New Roman"/>
            <w:sz w:val="24"/>
            <w:szCs w:val="24"/>
            <w:lang w:val="en-US"/>
            <w:rPrChange w:id="738" w:author="Tanish Sugnani" w:date="2017-05-21T01:40:00Z">
              <w:rPr>
                <w:lang w:val="en-US"/>
              </w:rPr>
            </w:rPrChange>
          </w:rPr>
          <w:delText>l</w:delText>
        </w:r>
      </w:del>
      <w:r w:rsidRPr="008B464E">
        <w:rPr>
          <w:rFonts w:ascii="Times New Roman" w:hAnsi="Times New Roman" w:cs="Times New Roman"/>
          <w:sz w:val="24"/>
          <w:szCs w:val="24"/>
          <w:lang w:val="en-US"/>
          <w:rPrChange w:id="739" w:author="Tanish Sugnani" w:date="2017-05-21T01:40:00Z">
            <w:rPr>
              <w:lang w:val="en-US"/>
            </w:rPr>
          </w:rPrChange>
        </w:rPr>
        <w:t xml:space="preserve">ocal </w:t>
      </w:r>
      <w:ins w:id="740" w:author="Tanish Sugnani" w:date="2017-05-16T12:13:00Z">
        <w:r w:rsidR="007B3867" w:rsidRPr="008B464E">
          <w:rPr>
            <w:rFonts w:ascii="Times New Roman" w:hAnsi="Times New Roman" w:cs="Times New Roman"/>
            <w:sz w:val="24"/>
            <w:szCs w:val="24"/>
            <w:lang w:val="en-US"/>
            <w:rPrChange w:id="741" w:author="Tanish Sugnani" w:date="2017-05-21T01:40:00Z">
              <w:rPr>
                <w:lang w:val="en-US"/>
              </w:rPr>
            </w:rPrChange>
          </w:rPr>
          <w:t>N</w:t>
        </w:r>
      </w:ins>
      <w:del w:id="742" w:author="Tanish Sugnani" w:date="2017-05-16T12:13:00Z">
        <w:r w:rsidRPr="008B464E" w:rsidDel="007B3867">
          <w:rPr>
            <w:rFonts w:ascii="Times New Roman" w:hAnsi="Times New Roman" w:cs="Times New Roman"/>
            <w:sz w:val="24"/>
            <w:szCs w:val="24"/>
            <w:lang w:val="en-US"/>
            <w:rPrChange w:id="743" w:author="Tanish Sugnani" w:date="2017-05-21T01:40:00Z">
              <w:rPr>
                <w:lang w:val="en-US"/>
              </w:rPr>
            </w:rPrChange>
          </w:rPr>
          <w:delText>n</w:delText>
        </w:r>
      </w:del>
      <w:r w:rsidRPr="008B464E">
        <w:rPr>
          <w:rFonts w:ascii="Times New Roman" w:hAnsi="Times New Roman" w:cs="Times New Roman"/>
          <w:sz w:val="24"/>
          <w:szCs w:val="24"/>
          <w:lang w:val="en-US"/>
          <w:rPrChange w:id="744" w:author="Tanish Sugnani" w:date="2017-05-21T01:40:00Z">
            <w:rPr>
              <w:lang w:val="en-US"/>
            </w:rPr>
          </w:rPrChange>
        </w:rPr>
        <w:t xml:space="preserve">eighborhood </w:t>
      </w:r>
      <w:ins w:id="745" w:author="Tanish Sugnani" w:date="2017-05-16T12:13:00Z">
        <w:r w:rsidR="007B3867" w:rsidRPr="008B464E">
          <w:rPr>
            <w:rFonts w:ascii="Times New Roman" w:hAnsi="Times New Roman" w:cs="Times New Roman"/>
            <w:sz w:val="24"/>
            <w:szCs w:val="24"/>
            <w:lang w:val="en-US"/>
            <w:rPrChange w:id="746" w:author="Tanish Sugnani" w:date="2017-05-21T01:40:00Z">
              <w:rPr>
                <w:lang w:val="en-US"/>
              </w:rPr>
            </w:rPrChange>
          </w:rPr>
          <w:t>M</w:t>
        </w:r>
      </w:ins>
      <w:del w:id="747" w:author="Tanish Sugnani" w:date="2017-05-16T12:13:00Z">
        <w:r w:rsidRPr="008B464E" w:rsidDel="007B3867">
          <w:rPr>
            <w:rFonts w:ascii="Times New Roman" w:hAnsi="Times New Roman" w:cs="Times New Roman"/>
            <w:sz w:val="24"/>
            <w:szCs w:val="24"/>
            <w:lang w:val="en-US"/>
            <w:rPrChange w:id="748" w:author="Tanish Sugnani" w:date="2017-05-21T01:40:00Z">
              <w:rPr>
                <w:lang w:val="en-US"/>
              </w:rPr>
            </w:rPrChange>
          </w:rPr>
          <w:delText>m</w:delText>
        </w:r>
      </w:del>
      <w:r w:rsidRPr="008B464E">
        <w:rPr>
          <w:rFonts w:ascii="Times New Roman" w:hAnsi="Times New Roman" w:cs="Times New Roman"/>
          <w:sz w:val="24"/>
          <w:szCs w:val="24"/>
          <w:lang w:val="en-US"/>
          <w:rPrChange w:id="749" w:author="Tanish Sugnani" w:date="2017-05-21T01:40:00Z">
            <w:rPr>
              <w:lang w:val="en-US"/>
            </w:rPr>
          </w:rPrChange>
        </w:rPr>
        <w:t>odified-</w:t>
      </w:r>
      <w:ins w:id="750" w:author="Tanish Sugnani" w:date="2017-05-16T12:13:00Z">
        <w:r w:rsidR="007B3867" w:rsidRPr="008B464E">
          <w:rPr>
            <w:rFonts w:ascii="Times New Roman" w:hAnsi="Times New Roman" w:cs="Times New Roman"/>
            <w:sz w:val="24"/>
            <w:szCs w:val="24"/>
            <w:lang w:val="en-US"/>
            <w:rPrChange w:id="751" w:author="Tanish Sugnani" w:date="2017-05-21T01:40:00Z">
              <w:rPr>
                <w:lang w:val="en-US"/>
              </w:rPr>
            </w:rPrChange>
          </w:rPr>
          <w:t>L</w:t>
        </w:r>
      </w:ins>
      <w:del w:id="752" w:author="Tanish Sugnani" w:date="2017-05-16T12:13:00Z">
        <w:r w:rsidRPr="008B464E" w:rsidDel="007B3867">
          <w:rPr>
            <w:rFonts w:ascii="Times New Roman" w:hAnsi="Times New Roman" w:cs="Times New Roman"/>
            <w:sz w:val="24"/>
            <w:szCs w:val="24"/>
            <w:lang w:val="en-US"/>
            <w:rPrChange w:id="753" w:author="Tanish Sugnani" w:date="2017-05-21T01:40:00Z">
              <w:rPr>
                <w:lang w:val="en-US"/>
              </w:rPr>
            </w:rPrChange>
          </w:rPr>
          <w:delText>l</w:delText>
        </w:r>
      </w:del>
      <w:r w:rsidRPr="008B464E">
        <w:rPr>
          <w:rFonts w:ascii="Times New Roman" w:hAnsi="Times New Roman" w:cs="Times New Roman"/>
          <w:sz w:val="24"/>
          <w:szCs w:val="24"/>
          <w:lang w:val="en-US"/>
          <w:rPrChange w:id="754" w:author="Tanish Sugnani" w:date="2017-05-21T01:40:00Z">
            <w:rPr>
              <w:lang w:val="en-US"/>
            </w:rPr>
          </w:rPrChange>
        </w:rPr>
        <w:t>aplacian (LNML) measurement is developed and used as external stimulus to motivate the dual-channel PCNN. This fusion scheme is verified on several sets of multi-source images, and the experiments show that the algorithms proposed in the paper can significantly improve image fusion performance, compared with the fusion algorithms such as traditional wavelet, LSWT, and LSWT–PCNN in terms of objective criteria and visual appearance</w:t>
      </w:r>
      <w:r w:rsidR="00B24328" w:rsidRPr="008B464E">
        <w:rPr>
          <w:rFonts w:ascii="Times New Roman" w:hAnsi="Times New Roman" w:cs="Times New Roman"/>
          <w:color w:val="000000"/>
          <w:sz w:val="24"/>
          <w:szCs w:val="24"/>
          <w:shd w:val="clear" w:color="auto" w:fill="FFFFFF"/>
          <w:rPrChange w:id="755" w:author="Tanish Sugnani" w:date="2017-05-21T01:40:00Z">
            <w:rPr>
              <w:color w:val="000000"/>
              <w:shd w:val="clear" w:color="auto" w:fill="FFFFFF"/>
            </w:rPr>
          </w:rPrChange>
        </w:rPr>
        <w:t>.</w:t>
      </w:r>
    </w:p>
    <w:p w14:paraId="67270A18" w14:textId="77777777" w:rsidR="00B24328" w:rsidRPr="00007284" w:rsidRDefault="00B24328" w:rsidP="00B24328">
      <w:pPr>
        <w:spacing w:line="360" w:lineRule="auto"/>
        <w:ind w:left="1080"/>
        <w:jc w:val="both"/>
        <w:rPr>
          <w:rFonts w:ascii="Times New Roman" w:hAnsi="Times New Roman" w:cs="Times New Roman"/>
          <w:color w:val="000000"/>
          <w:sz w:val="24"/>
          <w:szCs w:val="24"/>
          <w:shd w:val="clear" w:color="auto" w:fill="FFFFFF"/>
        </w:rPr>
      </w:pPr>
    </w:p>
    <w:p w14:paraId="5FBB1CCD" w14:textId="77777777" w:rsidR="00B24328" w:rsidRPr="00007284" w:rsidRDefault="00B24328" w:rsidP="00B24328">
      <w:pPr>
        <w:spacing w:line="360" w:lineRule="auto"/>
        <w:ind w:left="1080"/>
        <w:jc w:val="both"/>
        <w:rPr>
          <w:rFonts w:ascii="Times New Roman" w:hAnsi="Times New Roman" w:cs="Times New Roman"/>
          <w:color w:val="000000"/>
          <w:sz w:val="24"/>
          <w:szCs w:val="24"/>
          <w:shd w:val="clear" w:color="auto" w:fill="FFFFFF"/>
        </w:rPr>
      </w:pPr>
    </w:p>
    <w:p w14:paraId="284CCC66" w14:textId="77777777" w:rsidR="00B24328" w:rsidRDefault="00B24328" w:rsidP="007F25C7">
      <w:pPr>
        <w:spacing w:line="360" w:lineRule="auto"/>
        <w:jc w:val="both"/>
        <w:rPr>
          <w:rFonts w:ascii="Times New Roman" w:hAnsi="Times New Roman" w:cs="Times New Roman"/>
          <w:color w:val="000000"/>
          <w:sz w:val="24"/>
          <w:szCs w:val="24"/>
          <w:shd w:val="clear" w:color="auto" w:fill="FFFFFF"/>
        </w:rPr>
      </w:pPr>
    </w:p>
    <w:p w14:paraId="254A3C6C" w14:textId="77777777" w:rsidR="007F25C7" w:rsidRPr="00007284" w:rsidRDefault="007F25C7" w:rsidP="007F25C7">
      <w:pPr>
        <w:spacing w:line="360" w:lineRule="auto"/>
        <w:jc w:val="both"/>
        <w:rPr>
          <w:rFonts w:ascii="Times New Roman" w:hAnsi="Times New Roman" w:cs="Times New Roman"/>
          <w:color w:val="000000"/>
          <w:sz w:val="24"/>
          <w:szCs w:val="24"/>
          <w:shd w:val="clear" w:color="auto" w:fill="FFFFFF"/>
        </w:rPr>
      </w:pPr>
    </w:p>
    <w:p w14:paraId="2BFCCD22" w14:textId="77777777" w:rsidR="00B24328" w:rsidRPr="007F25C7" w:rsidRDefault="00FF72CE">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lang w:val="en-US"/>
        </w:rPr>
        <w:pPrChange w:id="756" w:author="Tanish Sugnani" w:date="2017-05-16T12:18:00Z">
          <w:pPr>
            <w:pStyle w:val="ListParagraph"/>
            <w:numPr>
              <w:numId w:val="13"/>
            </w:numPr>
            <w:autoSpaceDE w:val="0"/>
            <w:autoSpaceDN w:val="0"/>
            <w:adjustRightInd w:val="0"/>
            <w:spacing w:after="0" w:line="360" w:lineRule="auto"/>
            <w:ind w:hanging="360"/>
          </w:pPr>
        </w:pPrChange>
      </w:pPr>
      <w:r>
        <w:rPr>
          <w:rFonts w:ascii="Times New Roman" w:hAnsi="Times New Roman" w:cs="Times New Roman"/>
          <w:b/>
          <w:color w:val="000000"/>
          <w:sz w:val="24"/>
          <w:szCs w:val="24"/>
          <w:shd w:val="clear" w:color="auto" w:fill="FFFFFF"/>
        </w:rPr>
        <w:lastRenderedPageBreak/>
        <w:t xml:space="preserve"> </w:t>
      </w:r>
      <w:r w:rsidR="00B24328" w:rsidRPr="00FF72CE">
        <w:rPr>
          <w:rFonts w:ascii="Times New Roman" w:hAnsi="Times New Roman" w:cs="Times New Roman"/>
          <w:b/>
          <w:color w:val="000000"/>
          <w:sz w:val="24"/>
          <w:szCs w:val="24"/>
          <w:shd w:val="clear" w:color="auto" w:fill="FFFFFF"/>
        </w:rPr>
        <w:t>Title:</w:t>
      </w:r>
      <w:r w:rsidR="00B24328" w:rsidRPr="00FF72CE">
        <w:rPr>
          <w:rFonts w:ascii="Times New Roman" w:hAnsi="Times New Roman" w:cs="Times New Roman"/>
          <w:color w:val="000000"/>
          <w:sz w:val="24"/>
          <w:szCs w:val="24"/>
          <w:shd w:val="clear" w:color="auto" w:fill="FFFFFF"/>
        </w:rPr>
        <w:t xml:space="preserve"> "</w:t>
      </w:r>
      <w:r w:rsidRPr="00FF72CE">
        <w:rPr>
          <w:rFonts w:ascii="Times New Roman" w:hAnsi="Times New Roman" w:cs="Times New Roman"/>
          <w:sz w:val="24"/>
          <w:szCs w:val="24"/>
          <w:lang w:val="en-US"/>
        </w:rPr>
        <w:t>Novel fusion method for visible</w:t>
      </w:r>
      <w:r w:rsidR="007F25C7">
        <w:rPr>
          <w:rFonts w:ascii="Times New Roman" w:hAnsi="Times New Roman" w:cs="Times New Roman"/>
          <w:sz w:val="24"/>
          <w:szCs w:val="24"/>
          <w:lang w:val="en-US"/>
        </w:rPr>
        <w:t xml:space="preserve"> light and infrared images based </w:t>
      </w:r>
      <w:r w:rsidR="00B86D2F" w:rsidRPr="007F25C7">
        <w:rPr>
          <w:rFonts w:ascii="Times New Roman" w:hAnsi="Times New Roman" w:cs="Times New Roman"/>
          <w:sz w:val="24"/>
          <w:szCs w:val="24"/>
          <w:lang w:val="en-US"/>
        </w:rPr>
        <w:t>on</w:t>
      </w:r>
      <w:r w:rsidRPr="007F25C7">
        <w:rPr>
          <w:rFonts w:ascii="Times New Roman" w:hAnsi="Times New Roman" w:cs="Times New Roman"/>
          <w:sz w:val="24"/>
          <w:szCs w:val="24"/>
          <w:lang w:val="en-US"/>
        </w:rPr>
        <w:t xml:space="preserve"> NSST–SF–PCNN</w:t>
      </w:r>
      <w:r w:rsidR="00B24328" w:rsidRPr="007F25C7">
        <w:rPr>
          <w:rFonts w:ascii="Times New Roman" w:hAnsi="Times New Roman" w:cs="Times New Roman"/>
          <w:color w:val="000000"/>
          <w:sz w:val="24"/>
          <w:szCs w:val="24"/>
          <w:shd w:val="clear" w:color="auto" w:fill="FFFFFF"/>
        </w:rPr>
        <w:t>"</w:t>
      </w:r>
    </w:p>
    <w:p w14:paraId="1C565949" w14:textId="77777777" w:rsidR="00B24328" w:rsidRPr="00B86D2F" w:rsidRDefault="00B24328">
      <w:pPr>
        <w:autoSpaceDE w:val="0"/>
        <w:autoSpaceDN w:val="0"/>
        <w:adjustRightInd w:val="0"/>
        <w:spacing w:after="0" w:line="360" w:lineRule="auto"/>
        <w:ind w:left="720"/>
        <w:jc w:val="both"/>
        <w:rPr>
          <w:rFonts w:ascii="Times New Roman" w:hAnsi="Times New Roman" w:cs="Times New Roman"/>
          <w:sz w:val="24"/>
          <w:szCs w:val="24"/>
          <w:lang w:val="en-US"/>
        </w:rPr>
        <w:pPrChange w:id="757" w:author="Tanish Sugnani" w:date="2017-05-16T12:18:00Z">
          <w:pPr>
            <w:autoSpaceDE w:val="0"/>
            <w:autoSpaceDN w:val="0"/>
            <w:adjustRightInd w:val="0"/>
            <w:spacing w:after="0" w:line="360" w:lineRule="auto"/>
            <w:ind w:left="720"/>
          </w:pPr>
        </w:pPrChange>
      </w:pPr>
      <w:r w:rsidRPr="00007284">
        <w:rPr>
          <w:rFonts w:ascii="Times New Roman" w:hAnsi="Times New Roman" w:cs="Times New Roman"/>
          <w:b/>
          <w:color w:val="000000"/>
          <w:sz w:val="24"/>
          <w:szCs w:val="24"/>
          <w:shd w:val="clear" w:color="auto" w:fill="FFFFFF"/>
        </w:rPr>
        <w:t>Author:</w:t>
      </w:r>
      <w:r w:rsidRPr="00007284">
        <w:rPr>
          <w:rFonts w:ascii="Times New Roman" w:hAnsi="Times New Roman" w:cs="Times New Roman"/>
          <w:color w:val="000000"/>
          <w:sz w:val="24"/>
          <w:szCs w:val="24"/>
          <w:shd w:val="clear" w:color="auto" w:fill="FFFFFF"/>
        </w:rPr>
        <w:t xml:space="preserve"> </w:t>
      </w:r>
      <w:r w:rsidR="00B86D2F">
        <w:rPr>
          <w:rFonts w:ascii="Times New Roman" w:hAnsi="Times New Roman" w:cs="Times New Roman"/>
          <w:color w:val="000000"/>
          <w:sz w:val="24"/>
          <w:szCs w:val="24"/>
          <w:lang w:val="en-US"/>
        </w:rPr>
        <w:t>Weiwei Kong, Longjun Zhang, Yang Lei</w:t>
      </w:r>
    </w:p>
    <w:p w14:paraId="37AC0762" w14:textId="77777777" w:rsidR="00B24328" w:rsidRPr="00B86D2F" w:rsidRDefault="00B24328">
      <w:pPr>
        <w:spacing w:line="360" w:lineRule="auto"/>
        <w:ind w:left="720"/>
        <w:jc w:val="both"/>
        <w:rPr>
          <w:rFonts w:ascii="Times New Roman" w:hAnsi="Times New Roman" w:cs="Times New Roman"/>
          <w:b/>
          <w:sz w:val="24"/>
          <w:szCs w:val="24"/>
          <w:u w:val="single"/>
        </w:rPr>
        <w:pPrChange w:id="758" w:author="Tanish Sugnani" w:date="2017-05-16T12:18:00Z">
          <w:pPr>
            <w:spacing w:line="360" w:lineRule="auto"/>
            <w:ind w:left="720"/>
          </w:pPr>
        </w:pPrChange>
      </w:pPr>
      <w:r w:rsidRPr="00007284">
        <w:rPr>
          <w:rFonts w:ascii="Times New Roman" w:hAnsi="Times New Roman" w:cs="Times New Roman"/>
          <w:b/>
          <w:color w:val="000000"/>
          <w:sz w:val="24"/>
          <w:szCs w:val="24"/>
          <w:shd w:val="clear" w:color="auto" w:fill="FFFFFF"/>
        </w:rPr>
        <w:t xml:space="preserve">Publication: </w:t>
      </w:r>
      <w:r w:rsidRPr="00007284">
        <w:rPr>
          <w:rFonts w:ascii="Times New Roman" w:hAnsi="Times New Roman" w:cs="Times New Roman"/>
          <w:color w:val="000000"/>
          <w:sz w:val="24"/>
          <w:szCs w:val="24"/>
          <w:shd w:val="clear" w:color="auto" w:fill="FFFFFF"/>
        </w:rPr>
        <w:t>ELSEVIER Infrared Physics &amp; Technology,</w:t>
      </w:r>
      <w:r w:rsidR="00B86D2F" w:rsidRPr="00B86D2F">
        <w:rPr>
          <w:rFonts w:ascii="Times New Roman" w:hAnsi="Times New Roman" w:cs="Times New Roman"/>
          <w:color w:val="2E2E2E"/>
          <w:sz w:val="24"/>
          <w:szCs w:val="24"/>
          <w:bdr w:val="none" w:sz="0" w:space="0" w:color="auto" w:frame="1"/>
        </w:rPr>
        <w:t xml:space="preserve"> </w:t>
      </w:r>
      <w:r w:rsidR="00B86D2F">
        <w:rPr>
          <w:rFonts w:ascii="Times New Roman" w:hAnsi="Times New Roman" w:cs="Times New Roman"/>
          <w:color w:val="2E2E2E"/>
          <w:sz w:val="24"/>
          <w:szCs w:val="24"/>
          <w:bdr w:val="none" w:sz="0" w:space="0" w:color="auto" w:frame="1"/>
        </w:rPr>
        <w:t>Volume 65</w:t>
      </w:r>
      <w:r w:rsidR="00B86D2F">
        <w:rPr>
          <w:rFonts w:ascii="Times New Roman" w:hAnsi="Times New Roman" w:cs="Times New Roman"/>
          <w:color w:val="2E2E2E"/>
          <w:sz w:val="24"/>
          <w:szCs w:val="24"/>
        </w:rPr>
        <w:t>, July 2014, Pages 103–112</w:t>
      </w:r>
    </w:p>
    <w:p w14:paraId="5DA4077A" w14:textId="007CCDF2" w:rsidR="00B24328" w:rsidRPr="00007284" w:rsidRDefault="007F25C7" w:rsidP="002031D3">
      <w:pPr>
        <w:pStyle w:val="ListParagraph"/>
        <w:numPr>
          <w:ilvl w:val="0"/>
          <w:numId w:val="12"/>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sz w:val="24"/>
          <w:szCs w:val="24"/>
          <w:lang w:val="en-US"/>
        </w:rPr>
        <w:t xml:space="preserve">This paper presented a novel fusion method for visible light and infrared images based on </w:t>
      </w:r>
      <w:ins w:id="759" w:author="Tanish Sugnani" w:date="2017-05-16T12:14:00Z">
        <w:r w:rsidR="00A57D37">
          <w:rPr>
            <w:rFonts w:ascii="Times New Roman" w:hAnsi="Times New Roman" w:cs="Times New Roman"/>
            <w:sz w:val="24"/>
            <w:szCs w:val="24"/>
            <w:lang w:val="en-US"/>
          </w:rPr>
          <w:t>N</w:t>
        </w:r>
      </w:ins>
      <w:del w:id="760" w:author="Tanish Sugnani" w:date="2017-05-16T12:14:00Z">
        <w:r w:rsidDel="00A57D37">
          <w:rPr>
            <w:rFonts w:ascii="Times New Roman" w:hAnsi="Times New Roman" w:cs="Times New Roman"/>
            <w:sz w:val="24"/>
            <w:szCs w:val="24"/>
            <w:lang w:val="en-US"/>
          </w:rPr>
          <w:delText>n</w:delText>
        </w:r>
      </w:del>
      <w:r>
        <w:rPr>
          <w:rFonts w:ascii="Times New Roman" w:hAnsi="Times New Roman" w:cs="Times New Roman"/>
          <w:sz w:val="24"/>
          <w:szCs w:val="24"/>
          <w:lang w:val="en-US"/>
        </w:rPr>
        <w:t>on-</w:t>
      </w:r>
      <w:ins w:id="761" w:author="Tanish Sugnani" w:date="2017-05-16T12:14:00Z">
        <w:r w:rsidR="00A57D37">
          <w:rPr>
            <w:rFonts w:ascii="Times New Roman" w:hAnsi="Times New Roman" w:cs="Times New Roman"/>
            <w:sz w:val="24"/>
            <w:szCs w:val="24"/>
            <w:lang w:val="en-US"/>
          </w:rPr>
          <w:t>S</w:t>
        </w:r>
      </w:ins>
      <w:del w:id="762" w:author="Tanish Sugnani" w:date="2017-05-16T12:14:00Z">
        <w:r w:rsidDel="00A57D37">
          <w:rPr>
            <w:rFonts w:ascii="Times New Roman" w:hAnsi="Times New Roman" w:cs="Times New Roman"/>
            <w:sz w:val="24"/>
            <w:szCs w:val="24"/>
            <w:lang w:val="en-US"/>
          </w:rPr>
          <w:delText>s</w:delText>
        </w:r>
      </w:del>
      <w:r>
        <w:rPr>
          <w:rFonts w:ascii="Times New Roman" w:hAnsi="Times New Roman" w:cs="Times New Roman"/>
          <w:sz w:val="24"/>
          <w:szCs w:val="24"/>
          <w:lang w:val="en-US"/>
        </w:rPr>
        <w:t xml:space="preserve">ubsampled </w:t>
      </w:r>
      <w:ins w:id="763" w:author="Tanish Sugnani" w:date="2017-05-16T12:14:00Z">
        <w:r w:rsidR="00A57D37">
          <w:rPr>
            <w:rFonts w:ascii="Times New Roman" w:hAnsi="Times New Roman" w:cs="Times New Roman"/>
            <w:sz w:val="24"/>
            <w:szCs w:val="24"/>
            <w:lang w:val="en-US"/>
          </w:rPr>
          <w:t>S</w:t>
        </w:r>
      </w:ins>
      <w:del w:id="764" w:author="Tanish Sugnani" w:date="2017-05-16T12:14:00Z">
        <w:r w:rsidDel="00A57D37">
          <w:rPr>
            <w:rFonts w:ascii="Times New Roman" w:hAnsi="Times New Roman" w:cs="Times New Roman"/>
            <w:sz w:val="24"/>
            <w:szCs w:val="24"/>
            <w:lang w:val="en-US"/>
          </w:rPr>
          <w:delText>s</w:delText>
        </w:r>
      </w:del>
      <w:r>
        <w:rPr>
          <w:rFonts w:ascii="Times New Roman" w:hAnsi="Times New Roman" w:cs="Times New Roman"/>
          <w:sz w:val="24"/>
          <w:szCs w:val="24"/>
          <w:lang w:val="en-US"/>
        </w:rPr>
        <w:t>hearlet</w:t>
      </w:r>
      <w:bookmarkStart w:id="765" w:name="_GoBack"/>
      <w:bookmarkEnd w:id="765"/>
      <w:r>
        <w:rPr>
          <w:rFonts w:ascii="Times New Roman" w:hAnsi="Times New Roman" w:cs="Times New Roman"/>
          <w:sz w:val="24"/>
          <w:szCs w:val="24"/>
          <w:lang w:val="en-US"/>
        </w:rPr>
        <w:t xml:space="preserve"> </w:t>
      </w:r>
      <w:ins w:id="766" w:author="Tanish Sugnani" w:date="2017-05-16T12:14:00Z">
        <w:r w:rsidR="00A57D37">
          <w:rPr>
            <w:rFonts w:ascii="Times New Roman" w:hAnsi="Times New Roman" w:cs="Times New Roman"/>
            <w:sz w:val="24"/>
            <w:szCs w:val="24"/>
            <w:lang w:val="en-US"/>
          </w:rPr>
          <w:t>T</w:t>
        </w:r>
      </w:ins>
      <w:del w:id="767" w:author="Tanish Sugnani" w:date="2017-05-16T12:14:00Z">
        <w:r w:rsidDel="00A57D37">
          <w:rPr>
            <w:rFonts w:ascii="Times New Roman" w:hAnsi="Times New Roman" w:cs="Times New Roman"/>
            <w:sz w:val="24"/>
            <w:szCs w:val="24"/>
            <w:lang w:val="en-US"/>
          </w:rPr>
          <w:delText>t</w:delText>
        </w:r>
      </w:del>
      <w:r>
        <w:rPr>
          <w:rFonts w:ascii="Times New Roman" w:hAnsi="Times New Roman" w:cs="Times New Roman"/>
          <w:sz w:val="24"/>
          <w:szCs w:val="24"/>
          <w:lang w:val="en-US"/>
        </w:rPr>
        <w:t>ransform (NSST)–</w:t>
      </w:r>
      <w:ins w:id="768" w:author="Tanish Sugnani" w:date="2017-05-16T12:14:00Z">
        <w:r w:rsidR="00A57D37">
          <w:rPr>
            <w:rFonts w:ascii="Times New Roman" w:hAnsi="Times New Roman" w:cs="Times New Roman"/>
            <w:sz w:val="24"/>
            <w:szCs w:val="24"/>
            <w:lang w:val="en-US"/>
          </w:rPr>
          <w:t>S</w:t>
        </w:r>
      </w:ins>
      <w:del w:id="769" w:author="Tanish Sugnani" w:date="2017-05-16T12:14:00Z">
        <w:r w:rsidDel="00A57D37">
          <w:rPr>
            <w:rFonts w:ascii="Times New Roman" w:hAnsi="Times New Roman" w:cs="Times New Roman"/>
            <w:sz w:val="24"/>
            <w:szCs w:val="24"/>
            <w:lang w:val="en-US"/>
          </w:rPr>
          <w:delText>s</w:delText>
        </w:r>
      </w:del>
      <w:r>
        <w:rPr>
          <w:rFonts w:ascii="Times New Roman" w:hAnsi="Times New Roman" w:cs="Times New Roman"/>
          <w:sz w:val="24"/>
          <w:szCs w:val="24"/>
          <w:lang w:val="en-US"/>
        </w:rPr>
        <w:t xml:space="preserve">patial </w:t>
      </w:r>
      <w:ins w:id="770" w:author="Tanish Sugnani" w:date="2017-05-16T12:14:00Z">
        <w:r w:rsidR="00A57D37">
          <w:rPr>
            <w:rFonts w:ascii="Times New Roman" w:hAnsi="Times New Roman" w:cs="Times New Roman"/>
            <w:sz w:val="24"/>
            <w:szCs w:val="24"/>
            <w:lang w:val="en-US"/>
          </w:rPr>
          <w:t>F</w:t>
        </w:r>
      </w:ins>
      <w:del w:id="771" w:author="Tanish Sugnani" w:date="2017-05-16T12:14:00Z">
        <w:r w:rsidDel="00A57D37">
          <w:rPr>
            <w:rFonts w:ascii="Times New Roman" w:hAnsi="Times New Roman" w:cs="Times New Roman"/>
            <w:sz w:val="24"/>
            <w:szCs w:val="24"/>
            <w:lang w:val="en-US"/>
          </w:rPr>
          <w:delText>f</w:delText>
        </w:r>
      </w:del>
      <w:r>
        <w:rPr>
          <w:rFonts w:ascii="Times New Roman" w:hAnsi="Times New Roman" w:cs="Times New Roman"/>
          <w:sz w:val="24"/>
          <w:szCs w:val="24"/>
          <w:lang w:val="en-US"/>
        </w:rPr>
        <w:t>requency (SF)–</w:t>
      </w:r>
      <w:ins w:id="772" w:author="Tanish Sugnani" w:date="2017-05-16T12:14:00Z">
        <w:r w:rsidR="00A57D37">
          <w:rPr>
            <w:rFonts w:ascii="Times New Roman" w:hAnsi="Times New Roman" w:cs="Times New Roman"/>
            <w:sz w:val="24"/>
            <w:szCs w:val="24"/>
            <w:lang w:val="en-US"/>
          </w:rPr>
          <w:t>P</w:t>
        </w:r>
      </w:ins>
      <w:del w:id="773" w:author="Tanish Sugnani" w:date="2017-05-16T12:14:00Z">
        <w:r w:rsidDel="00A57D37">
          <w:rPr>
            <w:rFonts w:ascii="Times New Roman" w:hAnsi="Times New Roman" w:cs="Times New Roman"/>
            <w:sz w:val="24"/>
            <w:szCs w:val="24"/>
            <w:lang w:val="en-US"/>
          </w:rPr>
          <w:delText>p</w:delText>
        </w:r>
      </w:del>
      <w:r>
        <w:rPr>
          <w:rFonts w:ascii="Times New Roman" w:hAnsi="Times New Roman" w:cs="Times New Roman"/>
          <w:sz w:val="24"/>
          <w:szCs w:val="24"/>
          <w:lang w:val="en-US"/>
        </w:rPr>
        <w:t xml:space="preserve">ulse </w:t>
      </w:r>
      <w:ins w:id="774" w:author="Tanish Sugnani" w:date="2017-05-16T12:14:00Z">
        <w:r w:rsidR="00A57D37">
          <w:rPr>
            <w:rFonts w:ascii="Times New Roman" w:hAnsi="Times New Roman" w:cs="Times New Roman"/>
            <w:sz w:val="24"/>
            <w:szCs w:val="24"/>
            <w:lang w:val="en-US"/>
          </w:rPr>
          <w:t>C</w:t>
        </w:r>
      </w:ins>
      <w:del w:id="775" w:author="Tanish Sugnani" w:date="2017-05-16T12:14:00Z">
        <w:r w:rsidDel="00A57D37">
          <w:rPr>
            <w:rFonts w:ascii="Times New Roman" w:hAnsi="Times New Roman" w:cs="Times New Roman"/>
            <w:sz w:val="24"/>
            <w:szCs w:val="24"/>
            <w:lang w:val="en-US"/>
          </w:rPr>
          <w:delText>c</w:delText>
        </w:r>
      </w:del>
      <w:r>
        <w:rPr>
          <w:rFonts w:ascii="Times New Roman" w:hAnsi="Times New Roman" w:cs="Times New Roman"/>
          <w:sz w:val="24"/>
          <w:szCs w:val="24"/>
          <w:lang w:val="en-US"/>
        </w:rPr>
        <w:t xml:space="preserve">oupled </w:t>
      </w:r>
      <w:ins w:id="776" w:author="Tanish Sugnani" w:date="2017-05-16T12:14:00Z">
        <w:r w:rsidR="00A57D37">
          <w:rPr>
            <w:rFonts w:ascii="Times New Roman" w:hAnsi="Times New Roman" w:cs="Times New Roman"/>
            <w:sz w:val="24"/>
            <w:szCs w:val="24"/>
            <w:lang w:val="en-US"/>
          </w:rPr>
          <w:t>N</w:t>
        </w:r>
      </w:ins>
      <w:del w:id="777" w:author="Tanish Sugnani" w:date="2017-05-16T12:14:00Z">
        <w:r w:rsidDel="00A57D37">
          <w:rPr>
            <w:rFonts w:ascii="Times New Roman" w:hAnsi="Times New Roman" w:cs="Times New Roman"/>
            <w:sz w:val="24"/>
            <w:szCs w:val="24"/>
            <w:lang w:val="en-US"/>
          </w:rPr>
          <w:delText>n</w:delText>
        </w:r>
      </w:del>
      <w:r>
        <w:rPr>
          <w:rFonts w:ascii="Times New Roman" w:hAnsi="Times New Roman" w:cs="Times New Roman"/>
          <w:sz w:val="24"/>
          <w:szCs w:val="24"/>
          <w:lang w:val="en-US"/>
        </w:rPr>
        <w:t xml:space="preserve">eural </w:t>
      </w:r>
      <w:ins w:id="778" w:author="Tanish Sugnani" w:date="2017-05-16T12:14:00Z">
        <w:r w:rsidR="00A57D37">
          <w:rPr>
            <w:rFonts w:ascii="Times New Roman" w:hAnsi="Times New Roman" w:cs="Times New Roman"/>
            <w:sz w:val="24"/>
            <w:szCs w:val="24"/>
            <w:lang w:val="en-US"/>
          </w:rPr>
          <w:t>N</w:t>
        </w:r>
      </w:ins>
      <w:del w:id="779" w:author="Tanish Sugnani" w:date="2017-05-16T12:14:00Z">
        <w:r w:rsidDel="00A57D37">
          <w:rPr>
            <w:rFonts w:ascii="Times New Roman" w:hAnsi="Times New Roman" w:cs="Times New Roman"/>
            <w:sz w:val="24"/>
            <w:szCs w:val="24"/>
            <w:lang w:val="en-US"/>
          </w:rPr>
          <w:delText>n</w:delText>
        </w:r>
      </w:del>
      <w:r>
        <w:rPr>
          <w:rFonts w:ascii="Times New Roman" w:hAnsi="Times New Roman" w:cs="Times New Roman"/>
          <w:sz w:val="24"/>
          <w:szCs w:val="24"/>
          <w:lang w:val="en-US"/>
        </w:rPr>
        <w:t>etwork (PCNN)</w:t>
      </w:r>
      <w:r w:rsidR="00B24328" w:rsidRPr="00007284">
        <w:rPr>
          <w:rFonts w:ascii="Times New Roman" w:hAnsi="Times New Roman" w:cs="Times New Roman"/>
          <w:color w:val="000000"/>
          <w:sz w:val="24"/>
          <w:szCs w:val="24"/>
          <w:shd w:val="clear" w:color="auto" w:fill="FFFFFF"/>
        </w:rPr>
        <w:t>.</w:t>
      </w:r>
    </w:p>
    <w:p w14:paraId="78BFBB18" w14:textId="3AE526FB" w:rsidR="00B24328" w:rsidRPr="00007284" w:rsidRDefault="007F25C7" w:rsidP="002031D3">
      <w:pPr>
        <w:pStyle w:val="ListParagraph"/>
        <w:numPr>
          <w:ilvl w:val="0"/>
          <w:numId w:val="12"/>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sz w:val="24"/>
          <w:szCs w:val="24"/>
          <w:lang w:val="en-US"/>
        </w:rPr>
        <w:t xml:space="preserve">As a recently developed multi-resolution geometric analysis tool, NSST not only has remarked superiorities over other past conventional tools in terms of information capturing and computational costs saving, but also overcomes the lack of shift-invariance in </w:t>
      </w:r>
      <w:ins w:id="780" w:author="Tanish Sugnani" w:date="2017-05-16T12:15:00Z">
        <w:r w:rsidR="00A57D37">
          <w:rPr>
            <w:rFonts w:ascii="Times New Roman" w:hAnsi="Times New Roman" w:cs="Times New Roman"/>
            <w:sz w:val="24"/>
            <w:szCs w:val="24"/>
            <w:lang w:val="en-US"/>
          </w:rPr>
          <w:t>S</w:t>
        </w:r>
      </w:ins>
      <w:del w:id="781" w:author="Tanish Sugnani" w:date="2017-05-16T12:15:00Z">
        <w:r w:rsidDel="00A57D37">
          <w:rPr>
            <w:rFonts w:ascii="Times New Roman" w:hAnsi="Times New Roman" w:cs="Times New Roman"/>
            <w:sz w:val="24"/>
            <w:szCs w:val="24"/>
            <w:lang w:val="en-US"/>
          </w:rPr>
          <w:delText>s</w:delText>
        </w:r>
      </w:del>
      <w:r>
        <w:rPr>
          <w:rFonts w:ascii="Times New Roman" w:hAnsi="Times New Roman" w:cs="Times New Roman"/>
          <w:sz w:val="24"/>
          <w:szCs w:val="24"/>
          <w:lang w:val="en-US"/>
        </w:rPr>
        <w:t xml:space="preserve">hearlet </w:t>
      </w:r>
      <w:ins w:id="782" w:author="Tanish Sugnani" w:date="2017-05-16T12:15:00Z">
        <w:r w:rsidR="00A57D37">
          <w:rPr>
            <w:rFonts w:ascii="Times New Roman" w:hAnsi="Times New Roman" w:cs="Times New Roman"/>
            <w:sz w:val="24"/>
            <w:szCs w:val="24"/>
            <w:lang w:val="en-US"/>
          </w:rPr>
          <w:t>T</w:t>
        </w:r>
      </w:ins>
      <w:del w:id="783" w:author="Tanish Sugnani" w:date="2017-05-16T12:15:00Z">
        <w:r w:rsidDel="00A57D37">
          <w:rPr>
            <w:rFonts w:ascii="Times New Roman" w:hAnsi="Times New Roman" w:cs="Times New Roman"/>
            <w:sz w:val="24"/>
            <w:szCs w:val="24"/>
            <w:lang w:val="en-US"/>
          </w:rPr>
          <w:delText>t</w:delText>
        </w:r>
      </w:del>
      <w:r>
        <w:rPr>
          <w:rFonts w:ascii="Times New Roman" w:hAnsi="Times New Roman" w:cs="Times New Roman"/>
          <w:sz w:val="24"/>
          <w:szCs w:val="24"/>
          <w:lang w:val="en-US"/>
        </w:rPr>
        <w:t>ransform (ST), so NSST applies to conducting the decompositions and reconstructions</w:t>
      </w:r>
      <w:r w:rsidR="00B24328" w:rsidRPr="00007284">
        <w:rPr>
          <w:rFonts w:ascii="Times New Roman" w:hAnsi="Times New Roman" w:cs="Times New Roman"/>
          <w:color w:val="000000"/>
          <w:sz w:val="24"/>
          <w:szCs w:val="24"/>
          <w:shd w:val="clear" w:color="auto" w:fill="FFFFFF"/>
        </w:rPr>
        <w:t>.</w:t>
      </w:r>
    </w:p>
    <w:p w14:paraId="6E797782" w14:textId="4A7215F5" w:rsidR="00B24328" w:rsidRPr="00007284" w:rsidRDefault="007F25C7" w:rsidP="002031D3">
      <w:pPr>
        <w:pStyle w:val="ListParagraph"/>
        <w:numPr>
          <w:ilvl w:val="0"/>
          <w:numId w:val="12"/>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sz w:val="24"/>
          <w:szCs w:val="24"/>
          <w:lang w:val="en-US"/>
        </w:rPr>
        <w:t>Besides, traditional PCNN model is also upgraded to be an improved one called IPCNN in this paper to fuse the low-frequency and high-frequency sub</w:t>
      </w:r>
      <w:ins w:id="784" w:author="Tanish Sugnani" w:date="2017-05-17T13:26:00Z">
        <w:r w:rsidR="0027744B">
          <w:rPr>
            <w:rFonts w:ascii="Times New Roman" w:hAnsi="Times New Roman" w:cs="Times New Roman"/>
            <w:sz w:val="24"/>
            <w:szCs w:val="24"/>
            <w:lang w:val="en-US"/>
          </w:rPr>
          <w:t>-</w:t>
        </w:r>
      </w:ins>
      <w:r>
        <w:rPr>
          <w:rFonts w:ascii="Times New Roman" w:hAnsi="Times New Roman" w:cs="Times New Roman"/>
          <w:sz w:val="24"/>
          <w:szCs w:val="24"/>
          <w:lang w:val="en-US"/>
        </w:rPr>
        <w:t>band coefficients. In the IPCNN structure, on the one hand, the value of the linking strength b is determined by the SF which represents the gradient features of the sub</w:t>
      </w:r>
      <w:ins w:id="785" w:author="Tanish Sugnani" w:date="2017-05-17T13:26:00Z">
        <w:r w:rsidR="0027744B">
          <w:rPr>
            <w:rFonts w:ascii="Times New Roman" w:hAnsi="Times New Roman" w:cs="Times New Roman"/>
            <w:sz w:val="24"/>
            <w:szCs w:val="24"/>
            <w:lang w:val="en-US"/>
          </w:rPr>
          <w:t>-</w:t>
        </w:r>
      </w:ins>
      <w:r>
        <w:rPr>
          <w:rFonts w:ascii="Times New Roman" w:hAnsi="Times New Roman" w:cs="Times New Roman"/>
          <w:sz w:val="24"/>
          <w:szCs w:val="24"/>
          <w:lang w:val="en-US"/>
        </w:rPr>
        <w:t>band image; on the other hand, the time matrix is utilized to adaptively decide the iteration number of the IPCNN model, which is helpful to increase the function efficiency and save computational resources. Experimental results indicate that the proposed method performs well and has obvious superiorities over other current typical ones in both subjective visual performance and objective criteria</w:t>
      </w:r>
      <w:r w:rsidR="00B24328" w:rsidRPr="00007284">
        <w:rPr>
          <w:rFonts w:ascii="Times New Roman" w:hAnsi="Times New Roman" w:cs="Times New Roman"/>
          <w:color w:val="000000"/>
          <w:sz w:val="24"/>
          <w:szCs w:val="24"/>
          <w:shd w:val="clear" w:color="auto" w:fill="FFFFFF"/>
        </w:rPr>
        <w:t>.</w:t>
      </w:r>
    </w:p>
    <w:p w14:paraId="44EAB6BB" w14:textId="77777777" w:rsidR="00B24328" w:rsidRPr="00007284" w:rsidRDefault="00B24328" w:rsidP="00B24328">
      <w:pPr>
        <w:spacing w:line="360" w:lineRule="auto"/>
        <w:jc w:val="both"/>
        <w:rPr>
          <w:rFonts w:ascii="Times New Roman" w:hAnsi="Times New Roman" w:cs="Times New Roman"/>
          <w:color w:val="000000"/>
          <w:sz w:val="24"/>
          <w:szCs w:val="24"/>
          <w:shd w:val="clear" w:color="auto" w:fill="FFFFFF"/>
        </w:rPr>
      </w:pPr>
    </w:p>
    <w:p w14:paraId="7B70EB30" w14:textId="77777777" w:rsidR="00B24328" w:rsidRPr="00007284" w:rsidRDefault="00B24328" w:rsidP="00B24328">
      <w:pPr>
        <w:spacing w:line="360" w:lineRule="auto"/>
        <w:jc w:val="both"/>
        <w:rPr>
          <w:rFonts w:ascii="Times New Roman" w:hAnsi="Times New Roman" w:cs="Times New Roman"/>
          <w:color w:val="000000"/>
          <w:sz w:val="24"/>
          <w:szCs w:val="24"/>
          <w:shd w:val="clear" w:color="auto" w:fill="FFFFFF"/>
        </w:rPr>
      </w:pPr>
    </w:p>
    <w:p w14:paraId="35FB86AD" w14:textId="77777777" w:rsidR="00B24328" w:rsidRPr="00007284" w:rsidRDefault="00B24328" w:rsidP="00B24328">
      <w:pPr>
        <w:spacing w:line="360" w:lineRule="auto"/>
        <w:jc w:val="both"/>
        <w:rPr>
          <w:rFonts w:ascii="Times New Roman" w:hAnsi="Times New Roman" w:cs="Times New Roman"/>
          <w:color w:val="000000"/>
          <w:sz w:val="24"/>
          <w:szCs w:val="24"/>
          <w:shd w:val="clear" w:color="auto" w:fill="FFFFFF"/>
        </w:rPr>
      </w:pPr>
    </w:p>
    <w:p w14:paraId="0D6A669B" w14:textId="77777777" w:rsidR="00B24328" w:rsidRDefault="00B24328" w:rsidP="00B24328">
      <w:pPr>
        <w:spacing w:line="360" w:lineRule="auto"/>
        <w:jc w:val="both"/>
        <w:rPr>
          <w:rFonts w:ascii="Times New Roman" w:hAnsi="Times New Roman" w:cs="Times New Roman"/>
          <w:color w:val="000000"/>
          <w:sz w:val="24"/>
          <w:szCs w:val="24"/>
          <w:shd w:val="clear" w:color="auto" w:fill="FFFFFF"/>
        </w:rPr>
      </w:pPr>
    </w:p>
    <w:p w14:paraId="45EEEDEC" w14:textId="77777777" w:rsidR="007F25C7" w:rsidRDefault="007F25C7" w:rsidP="00B24328">
      <w:pPr>
        <w:spacing w:line="360" w:lineRule="auto"/>
        <w:jc w:val="both"/>
        <w:rPr>
          <w:rFonts w:ascii="Times New Roman" w:hAnsi="Times New Roman" w:cs="Times New Roman"/>
          <w:color w:val="000000"/>
          <w:sz w:val="24"/>
          <w:szCs w:val="24"/>
          <w:shd w:val="clear" w:color="auto" w:fill="FFFFFF"/>
        </w:rPr>
      </w:pPr>
    </w:p>
    <w:p w14:paraId="7A2A579D" w14:textId="77777777" w:rsidR="007F25C7" w:rsidRPr="00007284" w:rsidRDefault="007F25C7" w:rsidP="00B24328">
      <w:pPr>
        <w:spacing w:line="360" w:lineRule="auto"/>
        <w:jc w:val="both"/>
        <w:rPr>
          <w:rFonts w:ascii="Times New Roman" w:hAnsi="Times New Roman" w:cs="Times New Roman"/>
          <w:color w:val="000000"/>
          <w:sz w:val="24"/>
          <w:szCs w:val="24"/>
          <w:shd w:val="clear" w:color="auto" w:fill="FFFFFF"/>
        </w:rPr>
      </w:pPr>
    </w:p>
    <w:p w14:paraId="45701CEB" w14:textId="77777777" w:rsidR="00B24328" w:rsidRPr="007F25C7" w:rsidRDefault="00B24328">
      <w:pPr>
        <w:pStyle w:val="ListParagraph"/>
        <w:numPr>
          <w:ilvl w:val="0"/>
          <w:numId w:val="13"/>
        </w:numPr>
        <w:autoSpaceDE w:val="0"/>
        <w:autoSpaceDN w:val="0"/>
        <w:adjustRightInd w:val="0"/>
        <w:spacing w:after="0" w:line="360" w:lineRule="auto"/>
        <w:jc w:val="both"/>
        <w:rPr>
          <w:rFonts w:ascii="TimesNewRoman,Bold" w:hAnsi="TimesNewRoman,Bold" w:cs="TimesNewRoman,Bold"/>
          <w:bCs/>
          <w:sz w:val="24"/>
          <w:szCs w:val="24"/>
          <w:lang w:val="en-US"/>
        </w:rPr>
        <w:pPrChange w:id="786" w:author="Tanish Sugnani" w:date="2017-05-16T12:18:00Z">
          <w:pPr>
            <w:pStyle w:val="ListParagraph"/>
            <w:numPr>
              <w:numId w:val="13"/>
            </w:numPr>
            <w:autoSpaceDE w:val="0"/>
            <w:autoSpaceDN w:val="0"/>
            <w:adjustRightInd w:val="0"/>
            <w:spacing w:after="0" w:line="360" w:lineRule="auto"/>
            <w:ind w:hanging="360"/>
          </w:pPr>
        </w:pPrChange>
      </w:pPr>
      <w:r w:rsidRPr="007F25C7">
        <w:rPr>
          <w:rFonts w:ascii="Times New Roman" w:hAnsi="Times New Roman" w:cs="Times New Roman"/>
          <w:b/>
          <w:color w:val="000000"/>
          <w:sz w:val="24"/>
          <w:szCs w:val="24"/>
          <w:shd w:val="clear" w:color="auto" w:fill="FFFFFF"/>
        </w:rPr>
        <w:lastRenderedPageBreak/>
        <w:t xml:space="preserve">Title: </w:t>
      </w:r>
      <w:r w:rsidRPr="007F25C7">
        <w:rPr>
          <w:rFonts w:ascii="Times New Roman" w:hAnsi="Times New Roman" w:cs="Times New Roman"/>
          <w:color w:val="000000"/>
          <w:sz w:val="24"/>
          <w:szCs w:val="24"/>
          <w:shd w:val="clear" w:color="auto" w:fill="FFFFFF"/>
        </w:rPr>
        <w:t>"</w:t>
      </w:r>
      <w:r w:rsidR="007F25C7" w:rsidRPr="007F25C7">
        <w:rPr>
          <w:rFonts w:ascii="TimesNewRoman,Bold" w:hAnsi="TimesNewRoman,Bold" w:cs="TimesNewRoman,Bold"/>
          <w:bCs/>
          <w:sz w:val="24"/>
          <w:szCs w:val="24"/>
          <w:lang w:val="en-US"/>
        </w:rPr>
        <w:t>Multi-Focus Image Fusion based on Stationary Wavelet Transform and extended Spatial Frequency Measurement</w:t>
      </w:r>
      <w:r w:rsidRPr="007F25C7">
        <w:rPr>
          <w:rFonts w:ascii="Times New Roman" w:hAnsi="Times New Roman" w:cs="Times New Roman"/>
          <w:color w:val="000000"/>
          <w:sz w:val="24"/>
          <w:szCs w:val="24"/>
          <w:shd w:val="clear" w:color="auto" w:fill="FFFFFF"/>
        </w:rPr>
        <w:t>”</w:t>
      </w:r>
    </w:p>
    <w:p w14:paraId="79123903" w14:textId="77777777" w:rsidR="007F25C7" w:rsidRDefault="00B24328">
      <w:pPr>
        <w:autoSpaceDE w:val="0"/>
        <w:autoSpaceDN w:val="0"/>
        <w:adjustRightInd w:val="0"/>
        <w:spacing w:after="0" w:line="360" w:lineRule="auto"/>
        <w:ind w:left="720"/>
        <w:jc w:val="both"/>
        <w:rPr>
          <w:rFonts w:ascii="Times New Roman" w:hAnsi="Times New Roman" w:cs="Times New Roman"/>
          <w:sz w:val="24"/>
          <w:szCs w:val="24"/>
          <w:lang w:val="en-US"/>
        </w:rPr>
        <w:pPrChange w:id="787" w:author="Tanish Sugnani" w:date="2017-05-16T12:18:00Z">
          <w:pPr>
            <w:autoSpaceDE w:val="0"/>
            <w:autoSpaceDN w:val="0"/>
            <w:adjustRightInd w:val="0"/>
            <w:spacing w:after="0" w:line="360" w:lineRule="auto"/>
            <w:ind w:left="720"/>
          </w:pPr>
        </w:pPrChange>
      </w:pPr>
      <w:r w:rsidRPr="00007284">
        <w:rPr>
          <w:rFonts w:ascii="Times New Roman" w:hAnsi="Times New Roman" w:cs="Times New Roman"/>
          <w:b/>
          <w:color w:val="000000"/>
          <w:sz w:val="24"/>
          <w:szCs w:val="24"/>
          <w:shd w:val="clear" w:color="auto" w:fill="FFFFFF"/>
        </w:rPr>
        <w:t>Author:  </w:t>
      </w:r>
      <w:r w:rsidR="007F25C7">
        <w:rPr>
          <w:rFonts w:ascii="Times New Roman" w:hAnsi="Times New Roman" w:cs="Times New Roman"/>
          <w:sz w:val="24"/>
          <w:szCs w:val="24"/>
          <w:lang w:val="en-US"/>
        </w:rPr>
        <w:t>Pusit Borwonwatanadelok, Wirat Rattanapitak and Somkait Udomhunsakul</w:t>
      </w:r>
    </w:p>
    <w:p w14:paraId="4B221988" w14:textId="77777777" w:rsidR="00B24328" w:rsidRPr="00007284" w:rsidRDefault="00B24328" w:rsidP="00B24328">
      <w:pPr>
        <w:pStyle w:val="ListParagraph"/>
        <w:spacing w:line="360" w:lineRule="auto"/>
        <w:jc w:val="both"/>
        <w:rPr>
          <w:rFonts w:ascii="Times New Roman" w:hAnsi="Times New Roman" w:cs="Times New Roman"/>
          <w:color w:val="000000"/>
          <w:sz w:val="24"/>
          <w:szCs w:val="24"/>
          <w:shd w:val="clear" w:color="auto" w:fill="FFFFFF"/>
        </w:rPr>
      </w:pPr>
      <w:r w:rsidRPr="00007284">
        <w:rPr>
          <w:rFonts w:ascii="Times New Roman" w:hAnsi="Times New Roman" w:cs="Times New Roman"/>
          <w:b/>
          <w:color w:val="000000"/>
          <w:sz w:val="24"/>
          <w:szCs w:val="24"/>
          <w:shd w:val="clear" w:color="auto" w:fill="FFFFFF"/>
        </w:rPr>
        <w:t xml:space="preserve">Publication: </w:t>
      </w:r>
      <w:r w:rsidR="007F25C7" w:rsidRPr="007F25C7">
        <w:rPr>
          <w:rFonts w:ascii="TimesNewRomanPSMT" w:hAnsi="TimesNewRomanPSMT" w:cs="TimesNewRomanPSMT"/>
          <w:sz w:val="24"/>
          <w:szCs w:val="24"/>
          <w:lang w:val="en-US"/>
        </w:rPr>
        <w:t>International Conference on Electronic Computer Technology</w:t>
      </w:r>
      <w:r w:rsidR="009E3064">
        <w:rPr>
          <w:rFonts w:ascii="TimesNewRomanPSMT" w:hAnsi="TimesNewRomanPSMT" w:cs="TimesNewRomanPSMT"/>
          <w:sz w:val="24"/>
          <w:szCs w:val="24"/>
          <w:lang w:val="en-US"/>
        </w:rPr>
        <w:t xml:space="preserve"> 2009</w:t>
      </w:r>
    </w:p>
    <w:p w14:paraId="763A508B" w14:textId="77777777" w:rsidR="00B24328" w:rsidRPr="008B464E" w:rsidRDefault="009E3064" w:rsidP="008B464E">
      <w:pPr>
        <w:pStyle w:val="ListParagraph"/>
        <w:numPr>
          <w:ilvl w:val="0"/>
          <w:numId w:val="31"/>
        </w:numPr>
        <w:autoSpaceDE w:val="0"/>
        <w:autoSpaceDN w:val="0"/>
        <w:adjustRightInd w:val="0"/>
        <w:spacing w:after="0" w:line="360" w:lineRule="auto"/>
        <w:rPr>
          <w:rFonts w:ascii="TimesNewRoman,Italic" w:hAnsi="TimesNewRoman,Italic" w:cs="TimesNewRoman,Italic"/>
          <w:iCs/>
          <w:sz w:val="24"/>
          <w:szCs w:val="24"/>
          <w:lang w:val="en-US"/>
          <w:rPrChange w:id="788" w:author="Tanish Sugnani" w:date="2017-05-21T01:40:00Z">
            <w:rPr>
              <w:lang w:val="en-US"/>
            </w:rPr>
          </w:rPrChange>
        </w:rPr>
        <w:pPrChange w:id="789" w:author="Tanish Sugnani" w:date="2017-05-21T01:40:00Z">
          <w:pPr>
            <w:pStyle w:val="ListParagraph"/>
            <w:numPr>
              <w:numId w:val="16"/>
            </w:numPr>
            <w:autoSpaceDE w:val="0"/>
            <w:autoSpaceDN w:val="0"/>
            <w:adjustRightInd w:val="0"/>
            <w:spacing w:after="0" w:line="360" w:lineRule="auto"/>
            <w:ind w:left="1440" w:hanging="360"/>
          </w:pPr>
        </w:pPrChange>
      </w:pPr>
      <w:r w:rsidRPr="008B464E">
        <w:rPr>
          <w:rFonts w:ascii="TimesNewRoman,Italic" w:hAnsi="TimesNewRoman,Italic" w:cs="TimesNewRoman,Italic"/>
          <w:iCs/>
          <w:sz w:val="24"/>
          <w:szCs w:val="24"/>
          <w:lang w:val="en-US"/>
          <w:rPrChange w:id="790" w:author="Tanish Sugnani" w:date="2017-05-21T01:40:00Z">
            <w:rPr>
              <w:lang w:val="en-US"/>
            </w:rPr>
          </w:rPrChange>
        </w:rPr>
        <w:t>In this paper, we propose a multi-focus image fusion approach based on Stationary Wavelet Transform (SWT) and extended the Spatial Frequency Measurements (SFM)</w:t>
      </w:r>
      <w:r w:rsidR="00B24328" w:rsidRPr="008B464E">
        <w:rPr>
          <w:rFonts w:ascii="Times New Roman" w:hAnsi="Times New Roman" w:cs="Times New Roman"/>
          <w:color w:val="000000"/>
          <w:sz w:val="24"/>
          <w:szCs w:val="24"/>
          <w:shd w:val="clear" w:color="auto" w:fill="FFFFFF"/>
          <w:rPrChange w:id="791" w:author="Tanish Sugnani" w:date="2017-05-21T01:40:00Z">
            <w:rPr>
              <w:rFonts w:ascii="Times New Roman" w:hAnsi="Times New Roman" w:cs="Times New Roman"/>
              <w:color w:val="000000"/>
              <w:shd w:val="clear" w:color="auto" w:fill="FFFFFF"/>
            </w:rPr>
          </w:rPrChange>
        </w:rPr>
        <w:t xml:space="preserve">.                                                                                                                                                                                                                                              </w:t>
      </w:r>
    </w:p>
    <w:p w14:paraId="3630D20B" w14:textId="5474745C" w:rsidR="00B24328" w:rsidRPr="00007284" w:rsidRDefault="009E3064" w:rsidP="002031D3">
      <w:pPr>
        <w:pStyle w:val="ListParagraph"/>
        <w:numPr>
          <w:ilvl w:val="0"/>
          <w:numId w:val="12"/>
        </w:numPr>
        <w:spacing w:line="360" w:lineRule="auto"/>
        <w:jc w:val="both"/>
        <w:rPr>
          <w:rFonts w:ascii="Times New Roman" w:hAnsi="Times New Roman" w:cs="Times New Roman"/>
          <w:color w:val="000000"/>
          <w:sz w:val="24"/>
          <w:szCs w:val="24"/>
          <w:shd w:val="clear" w:color="auto" w:fill="FFFFFF"/>
        </w:rPr>
      </w:pPr>
      <w:r>
        <w:rPr>
          <w:rFonts w:ascii="TimesNewRoman,Italic" w:hAnsi="TimesNewRoman,Italic" w:cs="TimesNewRoman,Italic"/>
          <w:iCs/>
          <w:sz w:val="24"/>
          <w:szCs w:val="24"/>
          <w:lang w:val="en-US"/>
        </w:rPr>
        <w:t>Our proposed approach, two fused images are firstly decomposed into four sub</w:t>
      </w:r>
      <w:ins w:id="792" w:author="Tanish Sugnani" w:date="2017-05-17T13:26:00Z">
        <w:r w:rsidR="008C37F1">
          <w:rPr>
            <w:rFonts w:ascii="TimesNewRoman,Italic" w:hAnsi="TimesNewRoman,Italic" w:cs="TimesNewRoman,Italic"/>
            <w:iCs/>
            <w:sz w:val="24"/>
            <w:szCs w:val="24"/>
            <w:lang w:val="en-US"/>
          </w:rPr>
          <w:t>-</w:t>
        </w:r>
      </w:ins>
      <w:r>
        <w:rPr>
          <w:rFonts w:ascii="TimesNewRoman,Italic" w:hAnsi="TimesNewRoman,Italic" w:cs="TimesNewRoman,Italic"/>
          <w:iCs/>
          <w:sz w:val="24"/>
          <w:szCs w:val="24"/>
          <w:lang w:val="en-US"/>
        </w:rPr>
        <w:t>bands, which are one approximation sub</w:t>
      </w:r>
      <w:ins w:id="793" w:author="Tanish Sugnani" w:date="2017-05-17T13:26:00Z">
        <w:r w:rsidR="008C37F1">
          <w:rPr>
            <w:rFonts w:ascii="TimesNewRoman,Italic" w:hAnsi="TimesNewRoman,Italic" w:cs="TimesNewRoman,Italic"/>
            <w:iCs/>
            <w:sz w:val="24"/>
            <w:szCs w:val="24"/>
            <w:lang w:val="en-US"/>
          </w:rPr>
          <w:t>-</w:t>
        </w:r>
      </w:ins>
      <w:r>
        <w:rPr>
          <w:rFonts w:ascii="TimesNewRoman,Italic" w:hAnsi="TimesNewRoman,Italic" w:cs="TimesNewRoman,Italic"/>
          <w:iCs/>
          <w:sz w:val="24"/>
          <w:szCs w:val="24"/>
          <w:lang w:val="en-US"/>
        </w:rPr>
        <w:t>band (LL) and three details sub</w:t>
      </w:r>
      <w:ins w:id="794" w:author="Tanish Sugnani" w:date="2017-05-17T13:26:00Z">
        <w:r w:rsidR="008C37F1">
          <w:rPr>
            <w:rFonts w:ascii="TimesNewRoman,Italic" w:hAnsi="TimesNewRoman,Italic" w:cs="TimesNewRoman,Italic"/>
            <w:iCs/>
            <w:sz w:val="24"/>
            <w:szCs w:val="24"/>
            <w:lang w:val="en-US"/>
          </w:rPr>
          <w:t>-</w:t>
        </w:r>
      </w:ins>
      <w:r>
        <w:rPr>
          <w:rFonts w:ascii="TimesNewRoman,Italic" w:hAnsi="TimesNewRoman,Italic" w:cs="TimesNewRoman,Italic"/>
          <w:iCs/>
          <w:sz w:val="24"/>
          <w:szCs w:val="24"/>
          <w:lang w:val="en-US"/>
        </w:rPr>
        <w:t>bands (HL, LH and HH)</w:t>
      </w:r>
      <w:r w:rsidR="00B24328" w:rsidRPr="00007284">
        <w:rPr>
          <w:rFonts w:ascii="Times New Roman" w:hAnsi="Times New Roman" w:cs="Times New Roman"/>
          <w:color w:val="000000"/>
          <w:sz w:val="24"/>
          <w:szCs w:val="24"/>
          <w:shd w:val="clear" w:color="auto" w:fill="FFFFFF"/>
        </w:rPr>
        <w:t xml:space="preserve">.                        </w:t>
      </w:r>
    </w:p>
    <w:p w14:paraId="09F6B90E" w14:textId="12A0CC5C" w:rsidR="00B24328" w:rsidRDefault="009E3064" w:rsidP="002031D3">
      <w:pPr>
        <w:pStyle w:val="ListParagraph"/>
        <w:numPr>
          <w:ilvl w:val="0"/>
          <w:numId w:val="12"/>
        </w:numPr>
        <w:spacing w:line="360" w:lineRule="auto"/>
        <w:jc w:val="both"/>
        <w:rPr>
          <w:rFonts w:ascii="Times New Roman" w:hAnsi="Times New Roman" w:cs="Times New Roman"/>
          <w:color w:val="000000"/>
          <w:sz w:val="24"/>
          <w:szCs w:val="24"/>
          <w:shd w:val="clear" w:color="auto" w:fill="FFFFFF"/>
        </w:rPr>
      </w:pPr>
      <w:r>
        <w:rPr>
          <w:rFonts w:ascii="TimesNewRoman,Italic" w:hAnsi="TimesNewRoman,Italic" w:cs="TimesNewRoman,Italic"/>
          <w:iCs/>
          <w:sz w:val="24"/>
          <w:szCs w:val="24"/>
          <w:lang w:val="en-US"/>
        </w:rPr>
        <w:t>Next, each sub</w:t>
      </w:r>
      <w:ins w:id="795" w:author="Tanish Sugnani" w:date="2017-05-17T13:26:00Z">
        <w:r w:rsidR="008C37F1">
          <w:rPr>
            <w:rFonts w:ascii="TimesNewRoman,Italic" w:hAnsi="TimesNewRoman,Italic" w:cs="TimesNewRoman,Italic"/>
            <w:iCs/>
            <w:sz w:val="24"/>
            <w:szCs w:val="24"/>
            <w:lang w:val="en-US"/>
          </w:rPr>
          <w:t>-</w:t>
        </w:r>
      </w:ins>
      <w:r>
        <w:rPr>
          <w:rFonts w:ascii="TimesNewRoman,Italic" w:hAnsi="TimesNewRoman,Italic" w:cs="TimesNewRoman,Italic"/>
          <w:iCs/>
          <w:sz w:val="24"/>
          <w:szCs w:val="24"/>
          <w:lang w:val="en-US"/>
        </w:rPr>
        <w:t>band is partitioned into blocks and each block is identified the clearer regions by computing the focus measure using the extended Spatial Frequency Measurement (SFM)</w:t>
      </w:r>
      <w:r w:rsidR="00B24328" w:rsidRPr="00007284">
        <w:rPr>
          <w:rFonts w:ascii="Times New Roman" w:hAnsi="Times New Roman" w:cs="Times New Roman"/>
          <w:color w:val="000000"/>
          <w:sz w:val="24"/>
          <w:szCs w:val="24"/>
          <w:shd w:val="clear" w:color="auto" w:fill="FFFFFF"/>
        </w:rPr>
        <w:t>.</w:t>
      </w:r>
    </w:p>
    <w:p w14:paraId="59260562" w14:textId="77777777" w:rsidR="009E3064" w:rsidRPr="00007284" w:rsidRDefault="009E3064" w:rsidP="002031D3">
      <w:pPr>
        <w:pStyle w:val="ListParagraph"/>
        <w:numPr>
          <w:ilvl w:val="0"/>
          <w:numId w:val="12"/>
        </w:numPr>
        <w:spacing w:line="360" w:lineRule="auto"/>
        <w:jc w:val="both"/>
        <w:rPr>
          <w:rFonts w:ascii="Times New Roman" w:hAnsi="Times New Roman" w:cs="Times New Roman"/>
          <w:color w:val="000000"/>
          <w:sz w:val="24"/>
          <w:szCs w:val="24"/>
          <w:shd w:val="clear" w:color="auto" w:fill="FFFFFF"/>
        </w:rPr>
      </w:pPr>
      <w:r>
        <w:rPr>
          <w:rFonts w:ascii="TimesNewRoman,Italic" w:hAnsi="TimesNewRoman,Italic" w:cs="TimesNewRoman,Italic"/>
          <w:iCs/>
          <w:sz w:val="24"/>
          <w:szCs w:val="24"/>
          <w:lang w:val="en-US"/>
        </w:rPr>
        <w:t>Finally, the recovered fused image is reconstructed by performing the Inverse Stationary Wavelet Transform. From the experimental results, we found that the proposed method outperforms the traditional Wavelet Transform and SFM based methods in terms of objective and subjective assessments.</w:t>
      </w:r>
    </w:p>
    <w:p w14:paraId="22A95C64" w14:textId="77777777" w:rsidR="00B24328" w:rsidRDefault="00B24328" w:rsidP="00B24328"/>
    <w:p w14:paraId="564A2F5C" w14:textId="77777777" w:rsidR="00FB4417" w:rsidRDefault="00FB4417" w:rsidP="00A11F8E">
      <w:pPr>
        <w:autoSpaceDE w:val="0"/>
        <w:autoSpaceDN w:val="0"/>
        <w:adjustRightInd w:val="0"/>
        <w:spacing w:after="0" w:line="360" w:lineRule="auto"/>
        <w:rPr>
          <w:rFonts w:ascii="Times New Roman" w:hAnsi="Times New Roman" w:cs="Times New Roman"/>
          <w:b/>
          <w:bCs/>
          <w:sz w:val="24"/>
          <w:szCs w:val="24"/>
        </w:rPr>
      </w:pPr>
    </w:p>
    <w:p w14:paraId="7707BDC0" w14:textId="77777777" w:rsidR="009E3064" w:rsidRDefault="009E3064" w:rsidP="00A11F8E">
      <w:pPr>
        <w:autoSpaceDE w:val="0"/>
        <w:autoSpaceDN w:val="0"/>
        <w:adjustRightInd w:val="0"/>
        <w:spacing w:after="0" w:line="360" w:lineRule="auto"/>
        <w:rPr>
          <w:rFonts w:ascii="Times New Roman" w:hAnsi="Times New Roman" w:cs="Times New Roman"/>
          <w:b/>
          <w:bCs/>
          <w:sz w:val="24"/>
          <w:szCs w:val="24"/>
        </w:rPr>
      </w:pPr>
    </w:p>
    <w:p w14:paraId="7F076D13" w14:textId="77777777" w:rsidR="009E3064" w:rsidRDefault="009E3064" w:rsidP="00A11F8E">
      <w:pPr>
        <w:autoSpaceDE w:val="0"/>
        <w:autoSpaceDN w:val="0"/>
        <w:adjustRightInd w:val="0"/>
        <w:spacing w:after="0" w:line="360" w:lineRule="auto"/>
        <w:rPr>
          <w:rFonts w:ascii="Times New Roman" w:hAnsi="Times New Roman" w:cs="Times New Roman"/>
          <w:b/>
          <w:bCs/>
          <w:sz w:val="24"/>
          <w:szCs w:val="24"/>
        </w:rPr>
      </w:pPr>
    </w:p>
    <w:p w14:paraId="5AF07BB2" w14:textId="77777777" w:rsidR="009E3064" w:rsidRDefault="009E3064" w:rsidP="00A11F8E">
      <w:pPr>
        <w:autoSpaceDE w:val="0"/>
        <w:autoSpaceDN w:val="0"/>
        <w:adjustRightInd w:val="0"/>
        <w:spacing w:after="0" w:line="360" w:lineRule="auto"/>
        <w:rPr>
          <w:rFonts w:ascii="Times New Roman" w:hAnsi="Times New Roman" w:cs="Times New Roman"/>
          <w:b/>
          <w:bCs/>
          <w:sz w:val="24"/>
          <w:szCs w:val="24"/>
        </w:rPr>
      </w:pPr>
    </w:p>
    <w:p w14:paraId="56C63700" w14:textId="77777777" w:rsidR="009E3064" w:rsidRDefault="009E3064" w:rsidP="00A11F8E">
      <w:pPr>
        <w:autoSpaceDE w:val="0"/>
        <w:autoSpaceDN w:val="0"/>
        <w:adjustRightInd w:val="0"/>
        <w:spacing w:after="0" w:line="360" w:lineRule="auto"/>
        <w:rPr>
          <w:rFonts w:ascii="Times New Roman" w:hAnsi="Times New Roman" w:cs="Times New Roman"/>
          <w:b/>
          <w:bCs/>
          <w:sz w:val="24"/>
          <w:szCs w:val="24"/>
        </w:rPr>
      </w:pPr>
    </w:p>
    <w:p w14:paraId="0D38E4F4" w14:textId="77777777" w:rsidR="009E3064" w:rsidRDefault="009E3064" w:rsidP="00A11F8E">
      <w:pPr>
        <w:autoSpaceDE w:val="0"/>
        <w:autoSpaceDN w:val="0"/>
        <w:adjustRightInd w:val="0"/>
        <w:spacing w:after="0" w:line="360" w:lineRule="auto"/>
        <w:rPr>
          <w:rFonts w:ascii="Times New Roman" w:hAnsi="Times New Roman" w:cs="Times New Roman"/>
          <w:b/>
          <w:bCs/>
          <w:sz w:val="24"/>
          <w:szCs w:val="24"/>
        </w:rPr>
      </w:pPr>
    </w:p>
    <w:p w14:paraId="5AB411F9" w14:textId="77777777" w:rsidR="009E3064" w:rsidRDefault="009E3064" w:rsidP="00A11F8E">
      <w:pPr>
        <w:autoSpaceDE w:val="0"/>
        <w:autoSpaceDN w:val="0"/>
        <w:adjustRightInd w:val="0"/>
        <w:spacing w:after="0" w:line="360" w:lineRule="auto"/>
        <w:rPr>
          <w:rFonts w:ascii="Times New Roman" w:hAnsi="Times New Roman" w:cs="Times New Roman"/>
          <w:b/>
          <w:bCs/>
          <w:sz w:val="24"/>
          <w:szCs w:val="24"/>
        </w:rPr>
      </w:pPr>
    </w:p>
    <w:p w14:paraId="4922532D" w14:textId="77777777" w:rsidR="009E3064" w:rsidRDefault="009E3064" w:rsidP="00A11F8E">
      <w:pPr>
        <w:autoSpaceDE w:val="0"/>
        <w:autoSpaceDN w:val="0"/>
        <w:adjustRightInd w:val="0"/>
        <w:spacing w:after="0" w:line="360" w:lineRule="auto"/>
        <w:rPr>
          <w:rFonts w:ascii="Times New Roman" w:hAnsi="Times New Roman" w:cs="Times New Roman"/>
          <w:b/>
          <w:bCs/>
          <w:sz w:val="24"/>
          <w:szCs w:val="24"/>
        </w:rPr>
      </w:pPr>
    </w:p>
    <w:p w14:paraId="44DDB765" w14:textId="77777777" w:rsidR="009E3064" w:rsidRDefault="009E3064" w:rsidP="00A11F8E">
      <w:pPr>
        <w:autoSpaceDE w:val="0"/>
        <w:autoSpaceDN w:val="0"/>
        <w:adjustRightInd w:val="0"/>
        <w:spacing w:after="0" w:line="360" w:lineRule="auto"/>
        <w:rPr>
          <w:rFonts w:ascii="Times New Roman" w:hAnsi="Times New Roman" w:cs="Times New Roman"/>
          <w:b/>
          <w:bCs/>
          <w:sz w:val="24"/>
          <w:szCs w:val="24"/>
        </w:rPr>
      </w:pPr>
    </w:p>
    <w:p w14:paraId="08D17390" w14:textId="77777777" w:rsidR="009E3064" w:rsidRDefault="009E3064" w:rsidP="00A11F8E">
      <w:pPr>
        <w:autoSpaceDE w:val="0"/>
        <w:autoSpaceDN w:val="0"/>
        <w:adjustRightInd w:val="0"/>
        <w:spacing w:after="0" w:line="360" w:lineRule="auto"/>
        <w:rPr>
          <w:rFonts w:ascii="Times New Roman" w:hAnsi="Times New Roman" w:cs="Times New Roman"/>
          <w:b/>
          <w:bCs/>
          <w:sz w:val="24"/>
          <w:szCs w:val="24"/>
        </w:rPr>
      </w:pPr>
    </w:p>
    <w:p w14:paraId="664B14EE" w14:textId="77777777" w:rsidR="00FB6A06" w:rsidRDefault="00FB6A06" w:rsidP="00A11F8E">
      <w:pPr>
        <w:autoSpaceDE w:val="0"/>
        <w:autoSpaceDN w:val="0"/>
        <w:adjustRightInd w:val="0"/>
        <w:spacing w:after="0" w:line="360" w:lineRule="auto"/>
        <w:rPr>
          <w:rFonts w:ascii="Times New Roman" w:hAnsi="Times New Roman" w:cs="Times New Roman"/>
          <w:b/>
          <w:bCs/>
          <w:sz w:val="24"/>
          <w:szCs w:val="24"/>
        </w:rPr>
      </w:pPr>
    </w:p>
    <w:p w14:paraId="696EE273" w14:textId="13588528" w:rsidR="00AA3553" w:rsidRDefault="00AA3553" w:rsidP="00A11F8E">
      <w:pPr>
        <w:autoSpaceDE w:val="0"/>
        <w:autoSpaceDN w:val="0"/>
        <w:adjustRightInd w:val="0"/>
        <w:spacing w:after="0" w:line="360" w:lineRule="auto"/>
        <w:rPr>
          <w:ins w:id="796" w:author="Tanish Sugnani" w:date="2017-05-21T01:46:00Z"/>
          <w:rFonts w:ascii="Times New Roman" w:hAnsi="Times New Roman" w:cs="Times New Roman"/>
          <w:b/>
          <w:bCs/>
          <w:sz w:val="24"/>
          <w:szCs w:val="24"/>
        </w:rPr>
      </w:pPr>
    </w:p>
    <w:p w14:paraId="29343852" w14:textId="77777777" w:rsidR="00AA3553" w:rsidRDefault="00AA3553" w:rsidP="00AA3553">
      <w:pPr>
        <w:rPr>
          <w:ins w:id="797" w:author="Tanish Sugnani" w:date="2017-05-21T01:47:00Z"/>
          <w:rFonts w:ascii="Times New Roman" w:hAnsi="Times New Roman" w:cs="Times New Roman"/>
          <w:b/>
          <w:bCs/>
          <w:sz w:val="24"/>
          <w:szCs w:val="24"/>
        </w:rPr>
        <w:pPrChange w:id="798" w:author="Tanish Sugnani" w:date="2017-05-21T01:46:00Z">
          <w:pPr>
            <w:autoSpaceDE w:val="0"/>
            <w:autoSpaceDN w:val="0"/>
            <w:adjustRightInd w:val="0"/>
            <w:spacing w:after="0" w:line="360" w:lineRule="auto"/>
          </w:pPr>
        </w:pPrChange>
      </w:pPr>
      <w:ins w:id="799" w:author="Tanish Sugnani" w:date="2017-05-21T01:46:00Z">
        <w:r w:rsidRPr="00AA3553">
          <w:rPr>
            <w:rFonts w:ascii="Times New Roman" w:hAnsi="Times New Roman" w:cs="Times New Roman"/>
            <w:b/>
            <w:bCs/>
            <w:sz w:val="32"/>
            <w:szCs w:val="24"/>
            <w:rPrChange w:id="800" w:author="Tanish Sugnani" w:date="2017-05-21T01:47:00Z">
              <w:rPr>
                <w:rFonts w:ascii="Times New Roman" w:hAnsi="Times New Roman" w:cs="Times New Roman"/>
                <w:b/>
                <w:bCs/>
                <w:sz w:val="24"/>
                <w:szCs w:val="24"/>
              </w:rPr>
            </w:rPrChange>
          </w:rPr>
          <w:lastRenderedPageBreak/>
          <w:t>Chapter 4</w:t>
        </w:r>
      </w:ins>
    </w:p>
    <w:p w14:paraId="5ADAB4D7" w14:textId="3F68B15B" w:rsidR="008B464E" w:rsidRDefault="00AA3553" w:rsidP="00AA3553">
      <w:pPr>
        <w:jc w:val="center"/>
        <w:rPr>
          <w:ins w:id="801" w:author="Tanish Sugnani" w:date="2017-05-21T03:27:00Z"/>
          <w:rFonts w:ascii="Times New Roman" w:hAnsi="Times New Roman" w:cs="Times New Roman"/>
          <w:b/>
          <w:bCs/>
          <w:sz w:val="24"/>
          <w:szCs w:val="24"/>
        </w:rPr>
        <w:pPrChange w:id="802" w:author="Tanish Sugnani" w:date="2017-05-21T01:47:00Z">
          <w:pPr>
            <w:autoSpaceDE w:val="0"/>
            <w:autoSpaceDN w:val="0"/>
            <w:adjustRightInd w:val="0"/>
            <w:spacing w:after="0" w:line="360" w:lineRule="auto"/>
          </w:pPr>
        </w:pPrChange>
      </w:pPr>
      <w:ins w:id="803" w:author="Tanish Sugnani" w:date="2017-05-21T01:48:00Z">
        <w:r>
          <w:rPr>
            <w:rFonts w:ascii="Times New Roman" w:hAnsi="Times New Roman" w:cs="Times New Roman"/>
            <w:b/>
            <w:bCs/>
            <w:sz w:val="36"/>
            <w:szCs w:val="24"/>
          </w:rPr>
          <w:t>ARCHITECTURE AND DESIGN</w:t>
        </w:r>
      </w:ins>
    </w:p>
    <w:p w14:paraId="4172E7E6" w14:textId="77777777" w:rsidR="0051761A" w:rsidRDefault="0051761A" w:rsidP="00AA3553">
      <w:pPr>
        <w:jc w:val="center"/>
        <w:rPr>
          <w:ins w:id="804" w:author="Tanish Sugnani" w:date="2017-05-21T03:30:00Z"/>
          <w:rFonts w:ascii="Times New Roman" w:hAnsi="Times New Roman" w:cs="Times New Roman"/>
          <w:b/>
          <w:bCs/>
          <w:noProof/>
          <w:sz w:val="24"/>
          <w:szCs w:val="24"/>
          <w:lang w:val="en-US"/>
        </w:rPr>
        <w:pPrChange w:id="805" w:author="Tanish Sugnani" w:date="2017-05-21T01:47:00Z">
          <w:pPr>
            <w:autoSpaceDE w:val="0"/>
            <w:autoSpaceDN w:val="0"/>
            <w:adjustRightInd w:val="0"/>
            <w:spacing w:after="0" w:line="360" w:lineRule="auto"/>
          </w:pPr>
        </w:pPrChange>
      </w:pPr>
    </w:p>
    <w:p w14:paraId="7037448F" w14:textId="77777777" w:rsidR="0051761A" w:rsidRDefault="0051761A" w:rsidP="00AA3553">
      <w:pPr>
        <w:jc w:val="center"/>
        <w:rPr>
          <w:ins w:id="806" w:author="Tanish Sugnani" w:date="2017-05-21T03:30:00Z"/>
          <w:rFonts w:ascii="Times New Roman" w:hAnsi="Times New Roman" w:cs="Times New Roman"/>
          <w:b/>
          <w:bCs/>
          <w:noProof/>
          <w:sz w:val="24"/>
          <w:szCs w:val="24"/>
          <w:lang w:val="en-US"/>
        </w:rPr>
        <w:pPrChange w:id="807" w:author="Tanish Sugnani" w:date="2017-05-21T01:47:00Z">
          <w:pPr>
            <w:autoSpaceDE w:val="0"/>
            <w:autoSpaceDN w:val="0"/>
            <w:adjustRightInd w:val="0"/>
            <w:spacing w:after="0" w:line="360" w:lineRule="auto"/>
          </w:pPr>
        </w:pPrChange>
      </w:pPr>
    </w:p>
    <w:p w14:paraId="134E1245" w14:textId="77777777" w:rsidR="0051761A" w:rsidRDefault="0051761A" w:rsidP="00AA3553">
      <w:pPr>
        <w:jc w:val="center"/>
        <w:rPr>
          <w:ins w:id="808" w:author="Tanish Sugnani" w:date="2017-05-21T03:30:00Z"/>
          <w:rFonts w:ascii="Times New Roman" w:hAnsi="Times New Roman" w:cs="Times New Roman"/>
          <w:b/>
          <w:bCs/>
          <w:noProof/>
          <w:sz w:val="24"/>
          <w:szCs w:val="24"/>
          <w:lang w:val="en-US"/>
        </w:rPr>
        <w:pPrChange w:id="809" w:author="Tanish Sugnani" w:date="2017-05-21T01:47:00Z">
          <w:pPr>
            <w:autoSpaceDE w:val="0"/>
            <w:autoSpaceDN w:val="0"/>
            <w:adjustRightInd w:val="0"/>
            <w:spacing w:after="0" w:line="360" w:lineRule="auto"/>
          </w:pPr>
        </w:pPrChange>
      </w:pPr>
    </w:p>
    <w:p w14:paraId="307C9010" w14:textId="77777777" w:rsidR="0051761A" w:rsidRDefault="0051761A" w:rsidP="00AA3553">
      <w:pPr>
        <w:jc w:val="center"/>
        <w:rPr>
          <w:ins w:id="810" w:author="Tanish Sugnani" w:date="2017-05-21T03:30:00Z"/>
          <w:rFonts w:ascii="Times New Roman" w:hAnsi="Times New Roman" w:cs="Times New Roman"/>
          <w:b/>
          <w:bCs/>
          <w:noProof/>
          <w:sz w:val="24"/>
          <w:szCs w:val="24"/>
          <w:lang w:val="en-US"/>
        </w:rPr>
        <w:pPrChange w:id="811" w:author="Tanish Sugnani" w:date="2017-05-21T01:47:00Z">
          <w:pPr>
            <w:autoSpaceDE w:val="0"/>
            <w:autoSpaceDN w:val="0"/>
            <w:adjustRightInd w:val="0"/>
            <w:spacing w:after="0" w:line="360" w:lineRule="auto"/>
          </w:pPr>
        </w:pPrChange>
      </w:pPr>
    </w:p>
    <w:p w14:paraId="35AF86BC" w14:textId="77777777" w:rsidR="0051761A" w:rsidRDefault="0051761A" w:rsidP="00AA3553">
      <w:pPr>
        <w:jc w:val="center"/>
        <w:rPr>
          <w:ins w:id="812" w:author="Tanish Sugnani" w:date="2017-05-21T03:30:00Z"/>
          <w:rFonts w:ascii="Times New Roman" w:hAnsi="Times New Roman" w:cs="Times New Roman"/>
          <w:b/>
          <w:bCs/>
          <w:noProof/>
          <w:sz w:val="24"/>
          <w:szCs w:val="24"/>
          <w:lang w:val="en-US"/>
        </w:rPr>
        <w:pPrChange w:id="813" w:author="Tanish Sugnani" w:date="2017-05-21T01:47:00Z">
          <w:pPr>
            <w:autoSpaceDE w:val="0"/>
            <w:autoSpaceDN w:val="0"/>
            <w:adjustRightInd w:val="0"/>
            <w:spacing w:after="0" w:line="360" w:lineRule="auto"/>
          </w:pPr>
        </w:pPrChange>
      </w:pPr>
    </w:p>
    <w:p w14:paraId="1814C82A" w14:textId="77777777" w:rsidR="0051761A" w:rsidRDefault="0051761A" w:rsidP="00AA3553">
      <w:pPr>
        <w:jc w:val="center"/>
        <w:rPr>
          <w:ins w:id="814" w:author="Tanish Sugnani" w:date="2017-05-21T03:31:00Z"/>
          <w:rFonts w:ascii="Times New Roman" w:hAnsi="Times New Roman" w:cs="Times New Roman"/>
          <w:b/>
          <w:bCs/>
          <w:noProof/>
          <w:sz w:val="24"/>
          <w:szCs w:val="24"/>
          <w:lang w:val="en-US"/>
        </w:rPr>
        <w:pPrChange w:id="815" w:author="Tanish Sugnani" w:date="2017-05-21T01:47:00Z">
          <w:pPr>
            <w:autoSpaceDE w:val="0"/>
            <w:autoSpaceDN w:val="0"/>
            <w:adjustRightInd w:val="0"/>
            <w:spacing w:after="0" w:line="360" w:lineRule="auto"/>
          </w:pPr>
        </w:pPrChange>
      </w:pPr>
    </w:p>
    <w:p w14:paraId="704FA229" w14:textId="77777777" w:rsidR="0051761A" w:rsidRDefault="0051761A" w:rsidP="00AA3553">
      <w:pPr>
        <w:jc w:val="center"/>
        <w:rPr>
          <w:ins w:id="816" w:author="Tanish Sugnani" w:date="2017-05-21T03:31:00Z"/>
          <w:rFonts w:ascii="Times New Roman" w:hAnsi="Times New Roman" w:cs="Times New Roman"/>
          <w:b/>
          <w:bCs/>
          <w:noProof/>
          <w:sz w:val="24"/>
          <w:szCs w:val="24"/>
          <w:lang w:val="en-US"/>
        </w:rPr>
        <w:pPrChange w:id="817" w:author="Tanish Sugnani" w:date="2017-05-21T01:47:00Z">
          <w:pPr>
            <w:autoSpaceDE w:val="0"/>
            <w:autoSpaceDN w:val="0"/>
            <w:adjustRightInd w:val="0"/>
            <w:spacing w:after="0" w:line="360" w:lineRule="auto"/>
          </w:pPr>
        </w:pPrChange>
      </w:pPr>
    </w:p>
    <w:p w14:paraId="0BF31A5C" w14:textId="0143EC22" w:rsidR="0051761A" w:rsidRDefault="0051761A" w:rsidP="00AA3553">
      <w:pPr>
        <w:jc w:val="center"/>
        <w:rPr>
          <w:ins w:id="818" w:author="Tanish Sugnani" w:date="2017-05-21T03:31:00Z"/>
          <w:rFonts w:ascii="Times New Roman" w:hAnsi="Times New Roman" w:cs="Times New Roman"/>
          <w:b/>
          <w:bCs/>
          <w:noProof/>
          <w:sz w:val="24"/>
          <w:szCs w:val="24"/>
          <w:lang w:val="en-US"/>
        </w:rPr>
        <w:pPrChange w:id="819" w:author="Tanish Sugnani" w:date="2017-05-21T01:47:00Z">
          <w:pPr>
            <w:autoSpaceDE w:val="0"/>
            <w:autoSpaceDN w:val="0"/>
            <w:adjustRightInd w:val="0"/>
            <w:spacing w:after="0" w:line="360" w:lineRule="auto"/>
          </w:pPr>
        </w:pPrChange>
      </w:pPr>
    </w:p>
    <w:p w14:paraId="23A6C679" w14:textId="77777777" w:rsidR="0051761A" w:rsidRDefault="0051761A" w:rsidP="00AA3553">
      <w:pPr>
        <w:jc w:val="center"/>
        <w:rPr>
          <w:ins w:id="820" w:author="Tanish Sugnani" w:date="2017-05-21T03:32:00Z"/>
          <w:rFonts w:ascii="Times New Roman" w:hAnsi="Times New Roman" w:cs="Times New Roman"/>
          <w:b/>
          <w:bCs/>
          <w:noProof/>
          <w:sz w:val="24"/>
          <w:szCs w:val="24"/>
          <w:lang w:val="en-US"/>
        </w:rPr>
        <w:pPrChange w:id="821" w:author="Tanish Sugnani" w:date="2017-05-21T01:47:00Z">
          <w:pPr>
            <w:autoSpaceDE w:val="0"/>
            <w:autoSpaceDN w:val="0"/>
            <w:adjustRightInd w:val="0"/>
            <w:spacing w:after="0" w:line="360" w:lineRule="auto"/>
          </w:pPr>
        </w:pPrChange>
      </w:pPr>
    </w:p>
    <w:p w14:paraId="63800665" w14:textId="77777777" w:rsidR="0051761A" w:rsidRDefault="0051761A" w:rsidP="00AA3553">
      <w:pPr>
        <w:jc w:val="center"/>
        <w:rPr>
          <w:ins w:id="822" w:author="Tanish Sugnani" w:date="2017-05-21T03:32:00Z"/>
          <w:rFonts w:ascii="Times New Roman" w:hAnsi="Times New Roman" w:cs="Times New Roman"/>
          <w:b/>
          <w:bCs/>
          <w:noProof/>
          <w:sz w:val="24"/>
          <w:szCs w:val="24"/>
          <w:lang w:val="en-US"/>
        </w:rPr>
        <w:pPrChange w:id="823" w:author="Tanish Sugnani" w:date="2017-05-21T01:47:00Z">
          <w:pPr>
            <w:autoSpaceDE w:val="0"/>
            <w:autoSpaceDN w:val="0"/>
            <w:adjustRightInd w:val="0"/>
            <w:spacing w:after="0" w:line="360" w:lineRule="auto"/>
          </w:pPr>
        </w:pPrChange>
      </w:pPr>
    </w:p>
    <w:p w14:paraId="418232EC" w14:textId="77777777" w:rsidR="0051761A" w:rsidRDefault="0051761A" w:rsidP="00AA3553">
      <w:pPr>
        <w:jc w:val="center"/>
        <w:rPr>
          <w:ins w:id="824" w:author="Tanish Sugnani" w:date="2017-05-21T03:32:00Z"/>
          <w:rFonts w:ascii="Times New Roman" w:hAnsi="Times New Roman" w:cs="Times New Roman"/>
          <w:b/>
          <w:bCs/>
          <w:noProof/>
          <w:sz w:val="24"/>
          <w:szCs w:val="24"/>
          <w:lang w:val="en-US"/>
        </w:rPr>
        <w:pPrChange w:id="825" w:author="Tanish Sugnani" w:date="2017-05-21T01:47:00Z">
          <w:pPr>
            <w:autoSpaceDE w:val="0"/>
            <w:autoSpaceDN w:val="0"/>
            <w:adjustRightInd w:val="0"/>
            <w:spacing w:after="0" w:line="360" w:lineRule="auto"/>
          </w:pPr>
        </w:pPrChange>
      </w:pPr>
    </w:p>
    <w:p w14:paraId="3AE86698" w14:textId="77777777" w:rsidR="0051761A" w:rsidRDefault="0051761A" w:rsidP="00AA3553">
      <w:pPr>
        <w:jc w:val="center"/>
        <w:rPr>
          <w:ins w:id="826" w:author="Tanish Sugnani" w:date="2017-05-21T03:32:00Z"/>
          <w:rFonts w:ascii="Times New Roman" w:hAnsi="Times New Roman" w:cs="Times New Roman"/>
          <w:b/>
          <w:bCs/>
          <w:noProof/>
          <w:sz w:val="24"/>
          <w:szCs w:val="24"/>
          <w:lang w:val="en-US"/>
        </w:rPr>
        <w:pPrChange w:id="827" w:author="Tanish Sugnani" w:date="2017-05-21T01:47:00Z">
          <w:pPr>
            <w:autoSpaceDE w:val="0"/>
            <w:autoSpaceDN w:val="0"/>
            <w:adjustRightInd w:val="0"/>
            <w:spacing w:after="0" w:line="360" w:lineRule="auto"/>
          </w:pPr>
        </w:pPrChange>
      </w:pPr>
    </w:p>
    <w:p w14:paraId="00B4AD6A" w14:textId="77777777" w:rsidR="0051761A" w:rsidRDefault="0051761A" w:rsidP="00AA3553">
      <w:pPr>
        <w:jc w:val="center"/>
        <w:rPr>
          <w:ins w:id="828" w:author="Tanish Sugnani" w:date="2017-05-21T03:32:00Z"/>
          <w:rFonts w:ascii="Times New Roman" w:hAnsi="Times New Roman" w:cs="Times New Roman"/>
          <w:b/>
          <w:bCs/>
          <w:noProof/>
          <w:sz w:val="24"/>
          <w:szCs w:val="24"/>
          <w:lang w:val="en-US"/>
        </w:rPr>
        <w:pPrChange w:id="829" w:author="Tanish Sugnani" w:date="2017-05-21T01:47:00Z">
          <w:pPr>
            <w:autoSpaceDE w:val="0"/>
            <w:autoSpaceDN w:val="0"/>
            <w:adjustRightInd w:val="0"/>
            <w:spacing w:after="0" w:line="360" w:lineRule="auto"/>
          </w:pPr>
        </w:pPrChange>
      </w:pPr>
    </w:p>
    <w:p w14:paraId="2E6D66F8" w14:textId="77777777" w:rsidR="0051761A" w:rsidRDefault="0051761A" w:rsidP="00AA3553">
      <w:pPr>
        <w:jc w:val="center"/>
        <w:rPr>
          <w:ins w:id="830" w:author="Tanish Sugnani" w:date="2017-05-21T03:32:00Z"/>
          <w:rFonts w:ascii="Times New Roman" w:hAnsi="Times New Roman" w:cs="Times New Roman"/>
          <w:b/>
          <w:bCs/>
          <w:noProof/>
          <w:sz w:val="24"/>
          <w:szCs w:val="24"/>
          <w:lang w:val="en-US"/>
        </w:rPr>
        <w:pPrChange w:id="831" w:author="Tanish Sugnani" w:date="2017-05-21T01:47:00Z">
          <w:pPr>
            <w:autoSpaceDE w:val="0"/>
            <w:autoSpaceDN w:val="0"/>
            <w:adjustRightInd w:val="0"/>
            <w:spacing w:after="0" w:line="360" w:lineRule="auto"/>
          </w:pPr>
        </w:pPrChange>
      </w:pPr>
    </w:p>
    <w:p w14:paraId="3613F90F" w14:textId="77777777" w:rsidR="0051761A" w:rsidRDefault="0051761A" w:rsidP="00AA3553">
      <w:pPr>
        <w:jc w:val="center"/>
        <w:rPr>
          <w:ins w:id="832" w:author="Tanish Sugnani" w:date="2017-05-21T03:32:00Z"/>
          <w:rFonts w:ascii="Times New Roman" w:hAnsi="Times New Roman" w:cs="Times New Roman"/>
          <w:b/>
          <w:bCs/>
          <w:noProof/>
          <w:sz w:val="24"/>
          <w:szCs w:val="24"/>
          <w:lang w:val="en-US"/>
        </w:rPr>
        <w:pPrChange w:id="833" w:author="Tanish Sugnani" w:date="2017-05-21T01:47:00Z">
          <w:pPr>
            <w:autoSpaceDE w:val="0"/>
            <w:autoSpaceDN w:val="0"/>
            <w:adjustRightInd w:val="0"/>
            <w:spacing w:after="0" w:line="360" w:lineRule="auto"/>
          </w:pPr>
        </w:pPrChange>
      </w:pPr>
    </w:p>
    <w:p w14:paraId="374685EF" w14:textId="77777777" w:rsidR="0051761A" w:rsidRDefault="0051761A" w:rsidP="00AA3553">
      <w:pPr>
        <w:jc w:val="center"/>
        <w:rPr>
          <w:ins w:id="834" w:author="Tanish Sugnani" w:date="2017-05-21T03:32:00Z"/>
          <w:rFonts w:ascii="Times New Roman" w:hAnsi="Times New Roman" w:cs="Times New Roman"/>
          <w:b/>
          <w:bCs/>
          <w:noProof/>
          <w:sz w:val="24"/>
          <w:szCs w:val="24"/>
          <w:lang w:val="en-US"/>
        </w:rPr>
        <w:pPrChange w:id="835" w:author="Tanish Sugnani" w:date="2017-05-21T01:47:00Z">
          <w:pPr>
            <w:autoSpaceDE w:val="0"/>
            <w:autoSpaceDN w:val="0"/>
            <w:adjustRightInd w:val="0"/>
            <w:spacing w:after="0" w:line="360" w:lineRule="auto"/>
          </w:pPr>
        </w:pPrChange>
      </w:pPr>
    </w:p>
    <w:p w14:paraId="278CFCF0" w14:textId="77777777" w:rsidR="0051761A" w:rsidRDefault="0051761A" w:rsidP="00AA3553">
      <w:pPr>
        <w:jc w:val="center"/>
        <w:rPr>
          <w:ins w:id="836" w:author="Tanish Sugnani" w:date="2017-05-21T03:32:00Z"/>
          <w:rFonts w:ascii="Times New Roman" w:hAnsi="Times New Roman" w:cs="Times New Roman"/>
          <w:b/>
          <w:bCs/>
          <w:noProof/>
          <w:sz w:val="24"/>
          <w:szCs w:val="24"/>
          <w:lang w:val="en-US"/>
        </w:rPr>
        <w:pPrChange w:id="837" w:author="Tanish Sugnani" w:date="2017-05-21T01:47:00Z">
          <w:pPr>
            <w:autoSpaceDE w:val="0"/>
            <w:autoSpaceDN w:val="0"/>
            <w:adjustRightInd w:val="0"/>
            <w:spacing w:after="0" w:line="360" w:lineRule="auto"/>
          </w:pPr>
        </w:pPrChange>
      </w:pPr>
    </w:p>
    <w:p w14:paraId="66D0583B" w14:textId="77777777" w:rsidR="0051761A" w:rsidRDefault="0051761A" w:rsidP="00AA3553">
      <w:pPr>
        <w:jc w:val="center"/>
        <w:rPr>
          <w:ins w:id="838" w:author="Tanish Sugnani" w:date="2017-05-21T03:32:00Z"/>
          <w:rFonts w:ascii="Times New Roman" w:hAnsi="Times New Roman" w:cs="Times New Roman"/>
          <w:b/>
          <w:bCs/>
          <w:noProof/>
          <w:sz w:val="24"/>
          <w:szCs w:val="24"/>
          <w:lang w:val="en-US"/>
        </w:rPr>
        <w:pPrChange w:id="839" w:author="Tanish Sugnani" w:date="2017-05-21T01:47:00Z">
          <w:pPr>
            <w:autoSpaceDE w:val="0"/>
            <w:autoSpaceDN w:val="0"/>
            <w:adjustRightInd w:val="0"/>
            <w:spacing w:after="0" w:line="360" w:lineRule="auto"/>
          </w:pPr>
        </w:pPrChange>
      </w:pPr>
    </w:p>
    <w:p w14:paraId="61D5AF7D" w14:textId="77777777" w:rsidR="0051761A" w:rsidRDefault="0051761A" w:rsidP="00AA3553">
      <w:pPr>
        <w:jc w:val="center"/>
        <w:rPr>
          <w:ins w:id="840" w:author="Tanish Sugnani" w:date="2017-05-21T03:32:00Z"/>
          <w:rFonts w:ascii="Times New Roman" w:hAnsi="Times New Roman" w:cs="Times New Roman"/>
          <w:b/>
          <w:bCs/>
          <w:noProof/>
          <w:sz w:val="24"/>
          <w:szCs w:val="24"/>
          <w:lang w:val="en-US"/>
        </w:rPr>
        <w:pPrChange w:id="841" w:author="Tanish Sugnani" w:date="2017-05-21T01:47:00Z">
          <w:pPr>
            <w:autoSpaceDE w:val="0"/>
            <w:autoSpaceDN w:val="0"/>
            <w:adjustRightInd w:val="0"/>
            <w:spacing w:after="0" w:line="360" w:lineRule="auto"/>
          </w:pPr>
        </w:pPrChange>
      </w:pPr>
    </w:p>
    <w:p w14:paraId="5DBA495E" w14:textId="77777777" w:rsidR="0051761A" w:rsidRDefault="0051761A" w:rsidP="00AA3553">
      <w:pPr>
        <w:jc w:val="center"/>
        <w:rPr>
          <w:ins w:id="842" w:author="Tanish Sugnani" w:date="2017-05-21T03:32:00Z"/>
          <w:rFonts w:ascii="Times New Roman" w:hAnsi="Times New Roman" w:cs="Times New Roman"/>
          <w:b/>
          <w:bCs/>
          <w:noProof/>
          <w:sz w:val="24"/>
          <w:szCs w:val="24"/>
          <w:lang w:val="en-US"/>
        </w:rPr>
        <w:pPrChange w:id="843" w:author="Tanish Sugnani" w:date="2017-05-21T01:47:00Z">
          <w:pPr>
            <w:autoSpaceDE w:val="0"/>
            <w:autoSpaceDN w:val="0"/>
            <w:adjustRightInd w:val="0"/>
            <w:spacing w:after="0" w:line="360" w:lineRule="auto"/>
          </w:pPr>
        </w:pPrChange>
      </w:pPr>
    </w:p>
    <w:p w14:paraId="4E9D77C2" w14:textId="77777777" w:rsidR="0051761A" w:rsidRDefault="0051761A" w:rsidP="00AA3553">
      <w:pPr>
        <w:jc w:val="center"/>
        <w:rPr>
          <w:ins w:id="844" w:author="Tanish Sugnani" w:date="2017-05-21T03:32:00Z"/>
          <w:rFonts w:ascii="Times New Roman" w:hAnsi="Times New Roman" w:cs="Times New Roman"/>
          <w:b/>
          <w:bCs/>
          <w:noProof/>
          <w:sz w:val="24"/>
          <w:szCs w:val="24"/>
          <w:lang w:val="en-US"/>
        </w:rPr>
        <w:pPrChange w:id="845" w:author="Tanish Sugnani" w:date="2017-05-21T01:47:00Z">
          <w:pPr>
            <w:autoSpaceDE w:val="0"/>
            <w:autoSpaceDN w:val="0"/>
            <w:adjustRightInd w:val="0"/>
            <w:spacing w:after="0" w:line="360" w:lineRule="auto"/>
          </w:pPr>
        </w:pPrChange>
      </w:pPr>
    </w:p>
    <w:p w14:paraId="0A083ACD" w14:textId="77777777" w:rsidR="0051761A" w:rsidRDefault="0051761A" w:rsidP="0051761A">
      <w:pPr>
        <w:rPr>
          <w:ins w:id="846" w:author="Tanish Sugnani" w:date="2017-05-21T03:32:00Z"/>
          <w:rFonts w:ascii="Times New Roman" w:hAnsi="Times New Roman" w:cs="Times New Roman"/>
          <w:b/>
          <w:bCs/>
          <w:noProof/>
          <w:sz w:val="32"/>
          <w:szCs w:val="32"/>
          <w:lang w:val="en-US"/>
        </w:rPr>
        <w:pPrChange w:id="847" w:author="Tanish Sugnani" w:date="2017-05-21T03:32:00Z">
          <w:pPr>
            <w:autoSpaceDE w:val="0"/>
            <w:autoSpaceDN w:val="0"/>
            <w:adjustRightInd w:val="0"/>
            <w:spacing w:after="0" w:line="360" w:lineRule="auto"/>
          </w:pPr>
        </w:pPrChange>
      </w:pPr>
    </w:p>
    <w:p w14:paraId="14CCBD4D" w14:textId="77777777" w:rsidR="0051761A" w:rsidRDefault="0051761A" w:rsidP="0051761A">
      <w:pPr>
        <w:rPr>
          <w:ins w:id="848" w:author="Tanish Sugnani" w:date="2017-05-21T03:32:00Z"/>
          <w:rFonts w:ascii="Times New Roman" w:hAnsi="Times New Roman" w:cs="Times New Roman"/>
          <w:b/>
          <w:bCs/>
          <w:noProof/>
          <w:sz w:val="32"/>
          <w:szCs w:val="32"/>
          <w:lang w:val="en-US"/>
        </w:rPr>
        <w:pPrChange w:id="849" w:author="Tanish Sugnani" w:date="2017-05-21T03:32:00Z">
          <w:pPr>
            <w:autoSpaceDE w:val="0"/>
            <w:autoSpaceDN w:val="0"/>
            <w:adjustRightInd w:val="0"/>
            <w:spacing w:after="0" w:line="360" w:lineRule="auto"/>
          </w:pPr>
        </w:pPrChange>
      </w:pPr>
    </w:p>
    <w:p w14:paraId="0D86E69A" w14:textId="0B495B32" w:rsidR="0051761A" w:rsidRPr="0051761A" w:rsidRDefault="0051761A" w:rsidP="0051761A">
      <w:pPr>
        <w:rPr>
          <w:ins w:id="850" w:author="Tanish Sugnani" w:date="2017-05-21T03:31:00Z"/>
          <w:rFonts w:ascii="Times New Roman" w:hAnsi="Times New Roman" w:cs="Times New Roman"/>
          <w:b/>
          <w:bCs/>
          <w:noProof/>
          <w:sz w:val="32"/>
          <w:szCs w:val="32"/>
          <w:lang w:val="en-US"/>
          <w:rPrChange w:id="851" w:author="Tanish Sugnani" w:date="2017-05-21T03:32:00Z">
            <w:rPr>
              <w:ins w:id="852" w:author="Tanish Sugnani" w:date="2017-05-21T03:31:00Z"/>
              <w:rFonts w:ascii="Times New Roman" w:hAnsi="Times New Roman" w:cs="Times New Roman"/>
              <w:b/>
              <w:bCs/>
              <w:noProof/>
              <w:sz w:val="24"/>
              <w:szCs w:val="24"/>
              <w:lang w:val="en-US"/>
            </w:rPr>
          </w:rPrChange>
        </w:rPr>
        <w:pPrChange w:id="853" w:author="Tanish Sugnani" w:date="2017-05-21T03:32:00Z">
          <w:pPr>
            <w:autoSpaceDE w:val="0"/>
            <w:autoSpaceDN w:val="0"/>
            <w:adjustRightInd w:val="0"/>
            <w:spacing w:after="0" w:line="360" w:lineRule="auto"/>
          </w:pPr>
        </w:pPrChange>
      </w:pPr>
      <w:ins w:id="854" w:author="Tanish Sugnani" w:date="2017-05-21T03:32:00Z">
        <w:r>
          <w:rPr>
            <w:rFonts w:ascii="Times New Roman" w:hAnsi="Times New Roman" w:cs="Times New Roman"/>
            <w:b/>
            <w:bCs/>
            <w:noProof/>
            <w:sz w:val="32"/>
            <w:szCs w:val="32"/>
            <w:lang w:val="en-US"/>
          </w:rPr>
          <w:lastRenderedPageBreak/>
          <w:t>5.2 FLOWCHART</w:t>
        </w:r>
      </w:ins>
    </w:p>
    <w:p w14:paraId="5018C395" w14:textId="67207461" w:rsidR="0051761A" w:rsidRDefault="0051761A" w:rsidP="00AA3553">
      <w:pPr>
        <w:jc w:val="center"/>
        <w:rPr>
          <w:ins w:id="855" w:author="Tanish Sugnani" w:date="2017-05-21T03:36:00Z"/>
          <w:rFonts w:ascii="Times New Roman" w:hAnsi="Times New Roman" w:cs="Times New Roman"/>
          <w:b/>
          <w:bCs/>
          <w:noProof/>
          <w:sz w:val="24"/>
          <w:szCs w:val="24"/>
          <w:lang w:val="en-US"/>
        </w:rPr>
        <w:pPrChange w:id="856" w:author="Tanish Sugnani" w:date="2017-05-21T01:47:00Z">
          <w:pPr>
            <w:autoSpaceDE w:val="0"/>
            <w:autoSpaceDN w:val="0"/>
            <w:adjustRightInd w:val="0"/>
            <w:spacing w:after="0" w:line="360" w:lineRule="auto"/>
          </w:pPr>
        </w:pPrChange>
      </w:pPr>
      <w:ins w:id="857" w:author="Tanish Sugnani" w:date="2017-05-21T03:31:00Z">
        <w:r w:rsidRPr="0051761A">
          <w:rPr>
            <w:rFonts w:ascii="Times New Roman" w:hAnsi="Times New Roman" w:cs="Times New Roman"/>
            <w:b/>
            <w:bCs/>
            <w:noProof/>
            <w:sz w:val="24"/>
            <w:szCs w:val="24"/>
            <w:lang w:val="en-US"/>
          </w:rPr>
          <w:drawing>
            <wp:inline distT="0" distB="0" distL="0" distR="0" wp14:anchorId="631DADBD" wp14:editId="51B33834">
              <wp:extent cx="4782642" cy="7261145"/>
              <wp:effectExtent l="0" t="0" r="0" b="0"/>
              <wp:docPr id="12" name="Picture 12" descr="C:\Users\Tanish Sugnani\Documents\final year\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ish Sugnani\Documents\final year\FlowChar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7175" cy="7283210"/>
                      </a:xfrm>
                      <a:prstGeom prst="rect">
                        <a:avLst/>
                      </a:prstGeom>
                      <a:noFill/>
                      <a:ln>
                        <a:noFill/>
                      </a:ln>
                    </pic:spPr>
                  </pic:pic>
                </a:graphicData>
              </a:graphic>
            </wp:inline>
          </w:drawing>
        </w:r>
      </w:ins>
    </w:p>
    <w:p w14:paraId="5B603B6B" w14:textId="69BA64FB" w:rsidR="00DD2988" w:rsidRPr="00DD2988" w:rsidRDefault="00DD2988" w:rsidP="00DD2988">
      <w:pPr>
        <w:rPr>
          <w:ins w:id="858" w:author="Tanish Sugnani" w:date="2017-05-21T03:31:00Z"/>
          <w:rFonts w:ascii="Times New Roman" w:hAnsi="Times New Roman" w:cs="Times New Roman"/>
          <w:b/>
          <w:bCs/>
          <w:noProof/>
          <w:sz w:val="24"/>
          <w:szCs w:val="24"/>
          <w:lang w:val="en-US"/>
          <w:rPrChange w:id="859" w:author="Tanish Sugnani" w:date="2017-05-21T03:38:00Z">
            <w:rPr>
              <w:ins w:id="860" w:author="Tanish Sugnani" w:date="2017-05-21T03:31:00Z"/>
              <w:rFonts w:ascii="Times New Roman" w:hAnsi="Times New Roman" w:cs="Times New Roman"/>
              <w:b/>
              <w:bCs/>
              <w:noProof/>
              <w:sz w:val="24"/>
              <w:szCs w:val="24"/>
              <w:lang w:val="en-US"/>
            </w:rPr>
          </w:rPrChange>
        </w:rPr>
        <w:pPrChange w:id="861" w:author="Tanish Sugnani" w:date="2017-05-21T03:37:00Z">
          <w:pPr>
            <w:autoSpaceDE w:val="0"/>
            <w:autoSpaceDN w:val="0"/>
            <w:adjustRightInd w:val="0"/>
            <w:spacing w:after="0" w:line="360" w:lineRule="auto"/>
          </w:pPr>
        </w:pPrChange>
      </w:pPr>
      <w:ins w:id="862" w:author="Tanish Sugnani" w:date="2017-05-21T03:36:00Z">
        <w:r w:rsidRPr="00DD2988">
          <w:rPr>
            <w:rFonts w:ascii="Times New Roman" w:hAnsi="Times New Roman" w:cs="Times New Roman"/>
            <w:b/>
            <w:bCs/>
            <w:noProof/>
            <w:sz w:val="24"/>
            <w:szCs w:val="24"/>
            <w:lang w:val="en-US"/>
            <w:rPrChange w:id="863" w:author="Tanish Sugnani" w:date="2017-05-21T03:38:00Z">
              <w:rPr>
                <w:rFonts w:ascii="Times New Roman" w:hAnsi="Times New Roman" w:cs="Times New Roman"/>
                <w:b/>
                <w:bCs/>
                <w:noProof/>
                <w:sz w:val="24"/>
                <w:szCs w:val="24"/>
                <w:lang w:val="en-US"/>
              </w:rPr>
            </w:rPrChange>
          </w:rPr>
          <w:t>Fig</w:t>
        </w:r>
      </w:ins>
      <w:ins w:id="864" w:author="Tanish Sugnani" w:date="2017-05-21T03:37:00Z">
        <w:r w:rsidRPr="00DD2988">
          <w:rPr>
            <w:rFonts w:ascii="Times New Roman" w:hAnsi="Times New Roman" w:cs="Times New Roman"/>
            <w:b/>
            <w:bCs/>
            <w:noProof/>
            <w:sz w:val="24"/>
            <w:szCs w:val="24"/>
            <w:lang w:val="en-US"/>
            <w:rPrChange w:id="865" w:author="Tanish Sugnani" w:date="2017-05-21T03:38:00Z">
              <w:rPr>
                <w:rFonts w:ascii="Times New Roman" w:hAnsi="Times New Roman" w:cs="Times New Roman"/>
                <w:bCs/>
                <w:noProof/>
                <w:sz w:val="24"/>
                <w:szCs w:val="24"/>
                <w:lang w:val="en-US"/>
              </w:rPr>
            </w:rPrChange>
          </w:rPr>
          <w:t>.5.2</w:t>
        </w:r>
      </w:ins>
      <w:ins w:id="866" w:author="Tanish Sugnani" w:date="2017-05-21T03:39:00Z">
        <w:r>
          <w:rPr>
            <w:rFonts w:ascii="Times New Roman" w:hAnsi="Times New Roman" w:cs="Times New Roman"/>
            <w:b/>
            <w:bCs/>
            <w:noProof/>
            <w:sz w:val="24"/>
            <w:szCs w:val="24"/>
            <w:lang w:val="en-US"/>
          </w:rPr>
          <w:t>:</w:t>
        </w:r>
      </w:ins>
      <w:ins w:id="867" w:author="Tanish Sugnani" w:date="2017-05-21T03:37:00Z">
        <w:r w:rsidRPr="00DD2988">
          <w:rPr>
            <w:rFonts w:ascii="Times New Roman" w:hAnsi="Times New Roman" w:cs="Times New Roman"/>
            <w:b/>
            <w:bCs/>
            <w:noProof/>
            <w:sz w:val="24"/>
            <w:szCs w:val="24"/>
            <w:lang w:val="en-US"/>
            <w:rPrChange w:id="868" w:author="Tanish Sugnani" w:date="2017-05-21T03:38:00Z">
              <w:rPr>
                <w:rFonts w:ascii="Times New Roman" w:hAnsi="Times New Roman" w:cs="Times New Roman"/>
                <w:bCs/>
                <w:noProof/>
                <w:sz w:val="24"/>
                <w:szCs w:val="24"/>
                <w:lang w:val="en-US"/>
              </w:rPr>
            </w:rPrChange>
          </w:rPr>
          <w:t xml:space="preserve"> </w:t>
        </w:r>
      </w:ins>
      <w:ins w:id="869" w:author="Tanish Sugnani" w:date="2017-05-21T03:38:00Z">
        <w:r>
          <w:rPr>
            <w:rFonts w:ascii="Times New Roman" w:hAnsi="Times New Roman" w:cs="Times New Roman"/>
            <w:b/>
            <w:bCs/>
            <w:noProof/>
            <w:sz w:val="24"/>
            <w:szCs w:val="24"/>
            <w:lang w:val="en-US"/>
          </w:rPr>
          <w:t xml:space="preserve">Flowchart </w:t>
        </w:r>
      </w:ins>
      <w:ins w:id="870" w:author="Tanish Sugnani" w:date="2017-05-21T03:39:00Z">
        <w:r>
          <w:rPr>
            <w:rFonts w:ascii="Times New Roman" w:hAnsi="Times New Roman" w:cs="Times New Roman"/>
            <w:b/>
            <w:bCs/>
            <w:noProof/>
            <w:sz w:val="24"/>
            <w:szCs w:val="24"/>
            <w:lang w:val="en-US"/>
          </w:rPr>
          <w:t>of the proposed Hybrid-MSD approach</w:t>
        </w:r>
      </w:ins>
    </w:p>
    <w:p w14:paraId="2E68BEF6" w14:textId="523D9B0F" w:rsidR="0051761A" w:rsidRDefault="0051761A" w:rsidP="00DD2988">
      <w:pPr>
        <w:rPr>
          <w:ins w:id="871" w:author="Tanish Sugnani" w:date="2017-05-21T01:44:00Z"/>
          <w:rFonts w:ascii="Times New Roman" w:hAnsi="Times New Roman" w:cs="Times New Roman"/>
          <w:b/>
          <w:bCs/>
          <w:sz w:val="24"/>
          <w:szCs w:val="24"/>
        </w:rPr>
        <w:pPrChange w:id="872" w:author="Tanish Sugnani" w:date="2017-05-21T03:37:00Z">
          <w:pPr>
            <w:autoSpaceDE w:val="0"/>
            <w:autoSpaceDN w:val="0"/>
            <w:adjustRightInd w:val="0"/>
            <w:spacing w:after="0" w:line="360" w:lineRule="auto"/>
          </w:pPr>
        </w:pPrChange>
      </w:pPr>
    </w:p>
    <w:p w14:paraId="615418A8" w14:textId="48F41FA1" w:rsidR="00EC5A88" w:rsidDel="008B464E" w:rsidRDefault="00EC5A88" w:rsidP="00DD2988">
      <w:pPr>
        <w:autoSpaceDE w:val="0"/>
        <w:autoSpaceDN w:val="0"/>
        <w:adjustRightInd w:val="0"/>
        <w:spacing w:after="0" w:line="360" w:lineRule="auto"/>
        <w:rPr>
          <w:del w:id="873" w:author="Tanish Sugnani" w:date="2017-05-21T01:44:00Z"/>
          <w:rFonts w:ascii="Times New Roman" w:hAnsi="Times New Roman" w:cs="Times New Roman"/>
          <w:b/>
          <w:bCs/>
          <w:sz w:val="24"/>
          <w:szCs w:val="24"/>
        </w:rPr>
        <w:pPrChange w:id="874" w:author="Tanish Sugnani" w:date="2017-05-21T03:37:00Z">
          <w:pPr>
            <w:autoSpaceDE w:val="0"/>
            <w:autoSpaceDN w:val="0"/>
            <w:adjustRightInd w:val="0"/>
            <w:spacing w:after="0" w:line="360" w:lineRule="auto"/>
          </w:pPr>
        </w:pPrChange>
      </w:pPr>
    </w:p>
    <w:p w14:paraId="6A4E09B2" w14:textId="18E8A90B" w:rsidR="003A29B7" w:rsidRPr="00C55E64" w:rsidDel="00827EB6" w:rsidRDefault="003A29B7" w:rsidP="00DD2988">
      <w:pPr>
        <w:pStyle w:val="Heading1"/>
        <w:spacing w:line="240" w:lineRule="auto"/>
        <w:rPr>
          <w:ins w:id="875" w:author="SB" w:date="2017-05-14T14:04:00Z"/>
          <w:del w:id="876" w:author="Tanish Sugnani" w:date="2017-05-16T17:16:00Z"/>
          <w:rFonts w:ascii="Times New Roman" w:eastAsia="Times New Roman" w:hAnsi="Times New Roman" w:cs="Times New Roman"/>
          <w:bCs w:val="0"/>
          <w:vanish/>
          <w:color w:val="000000" w:themeColor="text1"/>
          <w:sz w:val="32"/>
          <w:szCs w:val="32"/>
          <w:rPrChange w:id="877" w:author="Tanish Sugnani" w:date="2017-05-20T21:22:00Z">
            <w:rPr>
              <w:ins w:id="878" w:author="SB" w:date="2017-05-14T14:04:00Z"/>
              <w:del w:id="879" w:author="Tanish Sugnani" w:date="2017-05-16T17:16:00Z"/>
              <w:rFonts w:ascii="Times New Roman" w:hAnsi="Times New Roman" w:cs="Times New Roman"/>
              <w:caps/>
              <w:color w:val="000000" w:themeColor="text1"/>
              <w:sz w:val="36"/>
              <w:szCs w:val="36"/>
            </w:rPr>
          </w:rPrChange>
        </w:rPr>
        <w:pPrChange w:id="880" w:author="Tanish Sugnani" w:date="2017-05-21T03:37:00Z">
          <w:pPr>
            <w:pStyle w:val="Heading1"/>
            <w:spacing w:line="240" w:lineRule="auto"/>
          </w:pPr>
        </w:pPrChange>
      </w:pPr>
      <w:ins w:id="881" w:author="SB" w:date="2017-05-14T14:04:00Z">
        <w:del w:id="882" w:author="Tanish Sugnani" w:date="2017-05-20T21:17:00Z">
          <w:r w:rsidRPr="00C55E64" w:rsidDel="00C55E64">
            <w:rPr>
              <w:rFonts w:ascii="Times New Roman" w:eastAsia="Times New Roman" w:hAnsi="Times New Roman" w:cs="Times New Roman"/>
              <w:b w:val="0"/>
              <w:bCs w:val="0"/>
              <w:vanish/>
              <w:color w:val="000000" w:themeColor="text1"/>
              <w:sz w:val="32"/>
              <w:szCs w:val="32"/>
              <w:rPrChange w:id="883" w:author="Tanish Sugnani" w:date="2017-05-20T21:22:00Z">
                <w:rPr>
                  <w:rFonts w:ascii="Times New Roman" w:hAnsi="Times New Roman" w:cs="Times New Roman"/>
                  <w:b w:val="0"/>
                  <w:bCs w:val="0"/>
                  <w:sz w:val="24"/>
                  <w:szCs w:val="24"/>
                </w:rPr>
              </w:rPrChange>
            </w:rPr>
            <w:delText>C</w:delText>
          </w:r>
        </w:del>
        <w:del w:id="884" w:author="Tanish Sugnani" w:date="2017-05-20T21:16:00Z">
          <w:r w:rsidRPr="00C55E64" w:rsidDel="00C55E64">
            <w:rPr>
              <w:rFonts w:ascii="Times New Roman" w:eastAsia="Times New Roman" w:hAnsi="Times New Roman" w:cs="Times New Roman"/>
              <w:b w:val="0"/>
              <w:bCs w:val="0"/>
              <w:vanish/>
              <w:color w:val="000000" w:themeColor="text1"/>
              <w:sz w:val="32"/>
              <w:szCs w:val="32"/>
              <w:rPrChange w:id="885" w:author="Tanish Sugnani" w:date="2017-05-20T21:22:00Z">
                <w:rPr>
                  <w:rFonts w:ascii="Times New Roman" w:hAnsi="Times New Roman" w:cs="Times New Roman"/>
                  <w:b w:val="0"/>
                  <w:bCs w:val="0"/>
                  <w:sz w:val="24"/>
                  <w:szCs w:val="24"/>
                </w:rPr>
              </w:rPrChange>
            </w:rPr>
            <w:delText>hapter</w:delText>
          </w:r>
        </w:del>
        <w:del w:id="886" w:author="Tanish Sugnani" w:date="2017-05-20T21:17:00Z">
          <w:r w:rsidRPr="00C55E64" w:rsidDel="00C55E64">
            <w:rPr>
              <w:rFonts w:ascii="Times New Roman" w:eastAsia="Times New Roman" w:hAnsi="Times New Roman" w:cs="Times New Roman"/>
              <w:b w:val="0"/>
              <w:bCs w:val="0"/>
              <w:vanish/>
              <w:color w:val="000000" w:themeColor="text1"/>
              <w:sz w:val="32"/>
              <w:szCs w:val="32"/>
              <w:rPrChange w:id="887" w:author="Tanish Sugnani" w:date="2017-05-20T21:22:00Z">
                <w:rPr>
                  <w:rFonts w:ascii="Times New Roman" w:hAnsi="Times New Roman" w:cs="Times New Roman"/>
                  <w:b w:val="0"/>
                  <w:bCs w:val="0"/>
                  <w:sz w:val="24"/>
                  <w:szCs w:val="24"/>
                </w:rPr>
              </w:rPrChange>
            </w:rPr>
            <w:delText xml:space="preserve"> </w:delText>
          </w:r>
        </w:del>
      </w:ins>
      <w:del w:id="888" w:author="Tanish Sugnani" w:date="2017-05-20T21:17:00Z">
        <w:r w:rsidR="00630D86" w:rsidRPr="00C55E64" w:rsidDel="00C55E64">
          <w:rPr>
            <w:rFonts w:ascii="Times New Roman" w:eastAsia="Times New Roman" w:hAnsi="Times New Roman" w:cs="Times New Roman"/>
            <w:b w:val="0"/>
            <w:bCs w:val="0"/>
            <w:vanish/>
            <w:color w:val="000000" w:themeColor="text1"/>
            <w:sz w:val="32"/>
            <w:szCs w:val="32"/>
            <w:rPrChange w:id="889" w:author="Tanish Sugnani" w:date="2017-05-20T21:22:00Z">
              <w:rPr>
                <w:rFonts w:ascii="Times New Roman" w:hAnsi="Times New Roman" w:cs="Times New Roman"/>
                <w:b w:val="0"/>
                <w:bCs w:val="0"/>
                <w:caps/>
                <w:color w:val="000000" w:themeColor="text1"/>
                <w:sz w:val="36"/>
                <w:szCs w:val="36"/>
              </w:rPr>
            </w:rPrChange>
          </w:rPr>
          <w:delText>4</w:delText>
        </w:r>
      </w:del>
      <w:del w:id="890" w:author="Tanish Sugnani" w:date="2017-05-21T01:44:00Z">
        <w:r w:rsidR="00630D86" w:rsidRPr="00C55E64" w:rsidDel="008B464E">
          <w:rPr>
            <w:rFonts w:ascii="Times New Roman" w:eastAsia="Times New Roman" w:hAnsi="Times New Roman" w:cs="Times New Roman"/>
            <w:b w:val="0"/>
            <w:bCs w:val="0"/>
            <w:vanish/>
            <w:color w:val="000000" w:themeColor="text1"/>
            <w:sz w:val="32"/>
            <w:szCs w:val="32"/>
            <w:rPrChange w:id="891" w:author="Tanish Sugnani" w:date="2017-05-20T21:22:00Z">
              <w:rPr>
                <w:rFonts w:ascii="Times New Roman" w:hAnsi="Times New Roman" w:cs="Times New Roman"/>
                <w:b w:val="0"/>
                <w:bCs w:val="0"/>
                <w:caps/>
                <w:color w:val="000000" w:themeColor="text1"/>
                <w:sz w:val="36"/>
                <w:szCs w:val="36"/>
              </w:rPr>
            </w:rPrChange>
          </w:rPr>
          <w:delText>.</w:delText>
        </w:r>
      </w:del>
      <w:del w:id="892" w:author="Tanish Sugnani" w:date="2017-05-20T21:16:00Z">
        <w:r w:rsidR="00630D86" w:rsidRPr="00C55E64" w:rsidDel="00C55E64">
          <w:rPr>
            <w:rFonts w:ascii="Times New Roman" w:eastAsia="Times New Roman" w:hAnsi="Times New Roman" w:cs="Times New Roman"/>
            <w:b w:val="0"/>
            <w:bCs w:val="0"/>
            <w:vanish/>
            <w:color w:val="000000" w:themeColor="text1"/>
            <w:sz w:val="32"/>
            <w:szCs w:val="32"/>
            <w:rPrChange w:id="893" w:author="Tanish Sugnani" w:date="2017-05-20T21:22:00Z">
              <w:rPr>
                <w:rFonts w:ascii="Times New Roman" w:hAnsi="Times New Roman" w:cs="Times New Roman"/>
                <w:b w:val="0"/>
                <w:bCs w:val="0"/>
                <w:caps/>
                <w:color w:val="000000" w:themeColor="text1"/>
                <w:sz w:val="36"/>
                <w:szCs w:val="36"/>
              </w:rPr>
            </w:rPrChange>
          </w:rPr>
          <w:delText xml:space="preserve"> </w:delText>
        </w:r>
      </w:del>
      <w:del w:id="894" w:author="Tanish Sugnani" w:date="2017-05-21T01:44:00Z">
        <w:r w:rsidR="00630D86" w:rsidRPr="00C55E64" w:rsidDel="008B464E">
          <w:rPr>
            <w:rFonts w:ascii="Times New Roman" w:eastAsia="Times New Roman" w:hAnsi="Times New Roman" w:cs="Times New Roman"/>
            <w:b w:val="0"/>
            <w:bCs w:val="0"/>
            <w:vanish/>
            <w:color w:val="000000" w:themeColor="text1"/>
            <w:sz w:val="32"/>
            <w:szCs w:val="32"/>
            <w:rPrChange w:id="895" w:author="Tanish Sugnani" w:date="2017-05-20T21:22:00Z">
              <w:rPr>
                <w:rFonts w:ascii="Times New Roman" w:hAnsi="Times New Roman" w:cs="Times New Roman"/>
                <w:b w:val="0"/>
                <w:bCs w:val="0"/>
                <w:caps/>
                <w:color w:val="000000" w:themeColor="text1"/>
                <w:sz w:val="36"/>
                <w:szCs w:val="36"/>
              </w:rPr>
            </w:rPrChange>
          </w:rPr>
          <w:delText>Critical</w:delText>
        </w:r>
      </w:del>
    </w:p>
    <w:p w14:paraId="5DF23682" w14:textId="278B78A0" w:rsidR="00FB6A06" w:rsidRPr="00C55E64" w:rsidDel="00C55E64" w:rsidRDefault="003A29B7" w:rsidP="00DD2988">
      <w:pPr>
        <w:pStyle w:val="Heading1"/>
        <w:spacing w:line="240" w:lineRule="auto"/>
        <w:rPr>
          <w:del w:id="896" w:author="Tanish Sugnani" w:date="2017-05-20T21:19:00Z"/>
          <w:rFonts w:ascii="Times New Roman" w:eastAsia="Times New Roman" w:hAnsi="Times New Roman" w:cs="Times New Roman"/>
          <w:bCs w:val="0"/>
          <w:vanish/>
          <w:color w:val="000000" w:themeColor="text1"/>
          <w:sz w:val="32"/>
          <w:szCs w:val="32"/>
          <w:rPrChange w:id="897" w:author="Tanish Sugnani" w:date="2017-05-20T21:22:00Z">
            <w:rPr>
              <w:del w:id="898" w:author="Tanish Sugnani" w:date="2017-05-20T21:19:00Z"/>
              <w:rFonts w:ascii="Times New Roman" w:hAnsi="Times New Roman" w:cs="Times New Roman"/>
              <w:caps/>
              <w:color w:val="000000" w:themeColor="text1"/>
              <w:sz w:val="36"/>
              <w:szCs w:val="36"/>
            </w:rPr>
          </w:rPrChange>
        </w:rPr>
        <w:pPrChange w:id="899" w:author="Tanish Sugnani" w:date="2017-05-21T03:37:00Z">
          <w:pPr>
            <w:pStyle w:val="Heading1"/>
            <w:spacing w:line="240" w:lineRule="auto"/>
          </w:pPr>
        </w:pPrChange>
      </w:pPr>
      <w:ins w:id="900" w:author="SB" w:date="2017-05-14T14:03:00Z">
        <w:del w:id="901" w:author="Tanish Sugnani" w:date="2017-05-20T21:19:00Z">
          <w:r w:rsidRPr="00C55E64" w:rsidDel="00C55E64">
            <w:rPr>
              <w:rFonts w:ascii="Times New Roman" w:eastAsia="Times New Roman" w:hAnsi="Times New Roman" w:cs="Times New Roman"/>
              <w:b w:val="0"/>
              <w:bCs w:val="0"/>
              <w:vanish/>
              <w:color w:val="000000" w:themeColor="text1"/>
              <w:sz w:val="32"/>
              <w:szCs w:val="32"/>
              <w:rPrChange w:id="902" w:author="Tanish Sugnani" w:date="2017-05-20T21:22:00Z">
                <w:rPr>
                  <w:rFonts w:ascii="Times New Roman" w:hAnsi="Times New Roman" w:cs="Times New Roman"/>
                  <w:b w:val="0"/>
                  <w:bCs w:val="0"/>
                  <w:caps/>
                  <w:color w:val="000000" w:themeColor="text1"/>
                  <w:sz w:val="36"/>
                  <w:szCs w:val="36"/>
                </w:rPr>
              </w:rPrChange>
            </w:rPr>
            <w:delText xml:space="preserve">System </w:delText>
          </w:r>
        </w:del>
      </w:ins>
      <w:ins w:id="903" w:author="SB" w:date="2017-05-14T14:04:00Z">
        <w:del w:id="904" w:author="Tanish Sugnani" w:date="2017-05-20T21:19:00Z">
          <w:r w:rsidRPr="00C55E64" w:rsidDel="00C55E64">
            <w:rPr>
              <w:rFonts w:ascii="Times New Roman" w:eastAsia="Times New Roman" w:hAnsi="Times New Roman" w:cs="Times New Roman"/>
              <w:b w:val="0"/>
              <w:bCs w:val="0"/>
              <w:vanish/>
              <w:color w:val="000000" w:themeColor="text1"/>
              <w:sz w:val="32"/>
              <w:szCs w:val="32"/>
              <w:rPrChange w:id="905" w:author="Tanish Sugnani" w:date="2017-05-20T21:22:00Z">
                <w:rPr>
                  <w:rFonts w:ascii="Times New Roman" w:hAnsi="Times New Roman" w:cs="Times New Roman"/>
                  <w:b w:val="0"/>
                  <w:bCs w:val="0"/>
                  <w:caps/>
                  <w:color w:val="000000" w:themeColor="text1"/>
                  <w:sz w:val="36"/>
                  <w:szCs w:val="36"/>
                </w:rPr>
              </w:rPrChange>
            </w:rPr>
            <w:delText>Requirements</w:delText>
          </w:r>
        </w:del>
      </w:ins>
      <w:del w:id="906" w:author="Tanish Sugnani" w:date="2017-05-20T21:19:00Z">
        <w:r w:rsidR="00630D86" w:rsidRPr="00C55E64" w:rsidDel="00C55E64">
          <w:rPr>
            <w:rFonts w:ascii="Times New Roman" w:eastAsia="Times New Roman" w:hAnsi="Times New Roman" w:cs="Times New Roman"/>
            <w:b w:val="0"/>
            <w:bCs w:val="0"/>
            <w:vanish/>
            <w:color w:val="000000" w:themeColor="text1"/>
            <w:sz w:val="32"/>
            <w:szCs w:val="32"/>
            <w:rPrChange w:id="907" w:author="Tanish Sugnani" w:date="2017-05-20T21:22:00Z">
              <w:rPr>
                <w:rFonts w:ascii="Times New Roman" w:hAnsi="Times New Roman" w:cs="Times New Roman"/>
                <w:b w:val="0"/>
                <w:bCs w:val="0"/>
                <w:caps/>
                <w:color w:val="000000" w:themeColor="text1"/>
                <w:sz w:val="36"/>
                <w:szCs w:val="36"/>
              </w:rPr>
            </w:rPrChange>
          </w:rPr>
          <w:delText>design review</w:delText>
        </w:r>
      </w:del>
    </w:p>
    <w:p w14:paraId="3022062C" w14:textId="30A9C6F1" w:rsidR="009D05F6" w:rsidRPr="00C55E64" w:rsidDel="008B464E" w:rsidRDefault="009D05F6" w:rsidP="00DD2988">
      <w:pPr>
        <w:pStyle w:val="Heading1"/>
        <w:spacing w:line="240" w:lineRule="auto"/>
        <w:rPr>
          <w:del w:id="908" w:author="Tanish Sugnani" w:date="2017-05-21T01:44:00Z"/>
          <w:rFonts w:ascii="Times New Roman" w:eastAsia="Times New Roman" w:hAnsi="Times New Roman" w:cs="Times New Roman"/>
          <w:bCs w:val="0"/>
          <w:vanish/>
          <w:color w:val="000000" w:themeColor="text1"/>
          <w:sz w:val="32"/>
          <w:szCs w:val="32"/>
          <w:rPrChange w:id="909" w:author="Tanish Sugnani" w:date="2017-05-20T21:22:00Z">
            <w:rPr>
              <w:del w:id="910" w:author="Tanish Sugnani" w:date="2017-05-21T01:44:00Z"/>
              <w:rFonts w:ascii="Times New Roman" w:hAnsi="Times New Roman" w:cs="Times New Roman"/>
              <w:caps/>
              <w:color w:val="000000" w:themeColor="text1"/>
              <w:sz w:val="36"/>
              <w:szCs w:val="36"/>
            </w:rPr>
          </w:rPrChange>
        </w:rPr>
        <w:pPrChange w:id="911" w:author="Tanish Sugnani" w:date="2017-05-21T03:37:00Z">
          <w:pPr>
            <w:pStyle w:val="Heading1"/>
            <w:spacing w:line="240" w:lineRule="auto"/>
          </w:pPr>
        </w:pPrChange>
      </w:pPr>
      <w:bookmarkStart w:id="912" w:name="_Toc264832333"/>
      <w:bookmarkStart w:id="913" w:name="_Toc265177783"/>
      <w:bookmarkStart w:id="914" w:name="_Toc265177887"/>
      <w:bookmarkStart w:id="915" w:name="_Toc265177991"/>
      <w:bookmarkStart w:id="916" w:name="_Toc265700916"/>
      <w:bookmarkStart w:id="917" w:name="_Toc266122870"/>
      <w:bookmarkStart w:id="918" w:name="_Toc266295578"/>
      <w:bookmarkEnd w:id="912"/>
      <w:bookmarkEnd w:id="913"/>
      <w:bookmarkEnd w:id="914"/>
      <w:bookmarkEnd w:id="915"/>
      <w:bookmarkEnd w:id="916"/>
      <w:bookmarkEnd w:id="917"/>
      <w:bookmarkEnd w:id="918"/>
    </w:p>
    <w:p w14:paraId="2453A3DF" w14:textId="7C41CB03" w:rsidR="00B43275" w:rsidRPr="00C55E64" w:rsidDel="008B464E" w:rsidRDefault="00B43275" w:rsidP="00DD2988">
      <w:pPr>
        <w:pStyle w:val="BodyText"/>
        <w:spacing w:line="360" w:lineRule="auto"/>
        <w:ind w:firstLine="720"/>
        <w:rPr>
          <w:del w:id="919" w:author="Tanish Sugnani" w:date="2017-05-21T01:44:00Z"/>
          <w:b/>
          <w:vanish/>
          <w:color w:val="000000" w:themeColor="text1"/>
          <w:sz w:val="32"/>
          <w:szCs w:val="32"/>
        </w:rPr>
        <w:pPrChange w:id="920" w:author="Tanish Sugnani" w:date="2017-05-21T03:37:00Z">
          <w:pPr>
            <w:pStyle w:val="BodyText"/>
            <w:spacing w:line="360" w:lineRule="auto"/>
            <w:ind w:firstLine="720"/>
          </w:pPr>
        </w:pPrChange>
      </w:pPr>
    </w:p>
    <w:p w14:paraId="37C26C57" w14:textId="03162C87" w:rsidR="00630D86" w:rsidRPr="00C55E64" w:rsidDel="008B464E" w:rsidRDefault="00630D86" w:rsidP="00DD2988">
      <w:pPr>
        <w:pStyle w:val="BodyText"/>
        <w:spacing w:line="360" w:lineRule="auto"/>
        <w:ind w:firstLine="720"/>
        <w:rPr>
          <w:del w:id="921" w:author="Tanish Sugnani" w:date="2017-05-21T01:44:00Z"/>
          <w:b/>
          <w:vanish/>
          <w:color w:val="000000" w:themeColor="text1"/>
          <w:sz w:val="32"/>
          <w:szCs w:val="32"/>
        </w:rPr>
        <w:pPrChange w:id="922" w:author="Tanish Sugnani" w:date="2017-05-21T03:37:00Z">
          <w:pPr>
            <w:pStyle w:val="BodyText"/>
            <w:spacing w:line="360" w:lineRule="auto"/>
            <w:ind w:firstLine="720"/>
          </w:pPr>
        </w:pPrChange>
      </w:pPr>
    </w:p>
    <w:p w14:paraId="38C326A3" w14:textId="04B6E308" w:rsidR="00630D86" w:rsidRPr="00C55E64" w:rsidDel="008B464E" w:rsidRDefault="00630D86" w:rsidP="00DD2988">
      <w:pPr>
        <w:pStyle w:val="BodyText"/>
        <w:spacing w:line="360" w:lineRule="auto"/>
        <w:ind w:firstLine="720"/>
        <w:rPr>
          <w:del w:id="923" w:author="Tanish Sugnani" w:date="2017-05-21T01:44:00Z"/>
          <w:b/>
          <w:vanish/>
          <w:color w:val="000000" w:themeColor="text1"/>
          <w:sz w:val="32"/>
          <w:szCs w:val="32"/>
        </w:rPr>
        <w:pPrChange w:id="924" w:author="Tanish Sugnani" w:date="2017-05-21T03:37:00Z">
          <w:pPr>
            <w:pStyle w:val="BodyText"/>
            <w:spacing w:line="360" w:lineRule="auto"/>
            <w:ind w:firstLine="720"/>
          </w:pPr>
        </w:pPrChange>
      </w:pPr>
    </w:p>
    <w:p w14:paraId="31AE1DAC" w14:textId="77304EEC" w:rsidR="00630D86" w:rsidRPr="00C55E64" w:rsidDel="008B464E" w:rsidRDefault="00630D86" w:rsidP="00DD2988">
      <w:pPr>
        <w:pStyle w:val="BodyText"/>
        <w:spacing w:line="360" w:lineRule="auto"/>
        <w:ind w:firstLine="720"/>
        <w:rPr>
          <w:del w:id="925" w:author="Tanish Sugnani" w:date="2017-05-21T01:44:00Z"/>
          <w:b/>
          <w:vanish/>
          <w:color w:val="000000" w:themeColor="text1"/>
          <w:sz w:val="32"/>
          <w:szCs w:val="32"/>
        </w:rPr>
        <w:pPrChange w:id="926" w:author="Tanish Sugnani" w:date="2017-05-21T03:37:00Z">
          <w:pPr>
            <w:pStyle w:val="BodyText"/>
            <w:spacing w:line="360" w:lineRule="auto"/>
            <w:ind w:firstLine="720"/>
          </w:pPr>
        </w:pPrChange>
      </w:pPr>
    </w:p>
    <w:p w14:paraId="7FB51CE2" w14:textId="13509A3B" w:rsidR="00630D86" w:rsidRPr="00C55E64" w:rsidDel="008B464E" w:rsidRDefault="00630D86" w:rsidP="00DD2988">
      <w:pPr>
        <w:pStyle w:val="BodyText"/>
        <w:spacing w:line="360" w:lineRule="auto"/>
        <w:ind w:firstLine="720"/>
        <w:rPr>
          <w:del w:id="927" w:author="Tanish Sugnani" w:date="2017-05-21T01:44:00Z"/>
          <w:b/>
          <w:vanish/>
          <w:color w:val="000000" w:themeColor="text1"/>
          <w:sz w:val="32"/>
          <w:szCs w:val="32"/>
        </w:rPr>
        <w:pPrChange w:id="928" w:author="Tanish Sugnani" w:date="2017-05-21T03:37:00Z">
          <w:pPr>
            <w:pStyle w:val="BodyText"/>
            <w:spacing w:line="360" w:lineRule="auto"/>
            <w:ind w:firstLine="720"/>
          </w:pPr>
        </w:pPrChange>
      </w:pPr>
    </w:p>
    <w:p w14:paraId="6221FC4A" w14:textId="49ADABC9" w:rsidR="00630D86" w:rsidRPr="00C55E64" w:rsidDel="008B464E" w:rsidRDefault="00630D86" w:rsidP="00DD2988">
      <w:pPr>
        <w:pStyle w:val="ListParagraph"/>
        <w:numPr>
          <w:ilvl w:val="1"/>
          <w:numId w:val="13"/>
        </w:numPr>
        <w:rPr>
          <w:del w:id="929" w:author="Tanish Sugnani" w:date="2017-05-21T01:44:00Z"/>
          <w:rFonts w:ascii="Times New Roman" w:hAnsi="Times New Roman" w:cs="Times New Roman"/>
          <w:b/>
          <w:sz w:val="32"/>
          <w:szCs w:val="32"/>
        </w:rPr>
        <w:pPrChange w:id="930" w:author="Tanish Sugnani" w:date="2017-05-21T03:37:00Z">
          <w:pPr>
            <w:pStyle w:val="ListParagraph"/>
            <w:numPr>
              <w:ilvl w:val="1"/>
              <w:numId w:val="13"/>
            </w:numPr>
            <w:ind w:left="1080" w:hanging="720"/>
          </w:pPr>
        </w:pPrChange>
      </w:pPr>
      <w:bookmarkStart w:id="931" w:name="_Toc456598593"/>
      <w:bookmarkStart w:id="932" w:name="_Toc263457111"/>
      <w:bookmarkStart w:id="933" w:name="_Toc263457296"/>
      <w:bookmarkStart w:id="934" w:name="_Toc265177998"/>
      <w:bookmarkStart w:id="935" w:name="_Toc266610398"/>
      <w:del w:id="936" w:author="Tanish Sugnani" w:date="2017-05-21T01:44:00Z">
        <w:r w:rsidRPr="00C55E64" w:rsidDel="008B464E">
          <w:rPr>
            <w:rFonts w:ascii="Times New Roman" w:hAnsi="Times New Roman" w:cs="Times New Roman"/>
            <w:b/>
            <w:sz w:val="32"/>
            <w:szCs w:val="32"/>
          </w:rPr>
          <w:delText>Specific Requirements</w:delText>
        </w:r>
        <w:bookmarkEnd w:id="931"/>
        <w:bookmarkEnd w:id="932"/>
        <w:bookmarkEnd w:id="933"/>
        <w:bookmarkEnd w:id="934"/>
        <w:bookmarkEnd w:id="935"/>
      </w:del>
    </w:p>
    <w:p w14:paraId="4CD89C31" w14:textId="77777777" w:rsidR="00FB6A06" w:rsidRPr="00C55E64" w:rsidDel="00827EB6" w:rsidRDefault="00FB6A06" w:rsidP="00DD2988">
      <w:pPr>
        <w:pStyle w:val="ListParagraph"/>
        <w:ind w:left="1080"/>
        <w:rPr>
          <w:del w:id="937" w:author="Tanish Sugnani" w:date="2017-05-16T17:17:00Z"/>
          <w:rFonts w:ascii="Times New Roman" w:hAnsi="Times New Roman" w:cs="Times New Roman"/>
          <w:b/>
          <w:sz w:val="32"/>
          <w:szCs w:val="32"/>
        </w:rPr>
        <w:pPrChange w:id="938" w:author="Tanish Sugnani" w:date="2017-05-21T03:37:00Z">
          <w:pPr>
            <w:pStyle w:val="ListParagraph"/>
            <w:ind w:left="1080"/>
          </w:pPr>
        </w:pPrChange>
      </w:pPr>
    </w:p>
    <w:p w14:paraId="2CECE090" w14:textId="6EE492EC" w:rsidR="00630D86" w:rsidRPr="00C55E64" w:rsidDel="008B464E" w:rsidRDefault="0065205C" w:rsidP="00DD2988">
      <w:pPr>
        <w:spacing w:line="360" w:lineRule="auto"/>
        <w:rPr>
          <w:del w:id="939" w:author="Tanish Sugnani" w:date="2017-05-21T01:41:00Z"/>
          <w:rFonts w:ascii="Times New Roman" w:hAnsi="Times New Roman" w:cs="Times New Roman"/>
          <w:b/>
          <w:color w:val="000000" w:themeColor="text1"/>
          <w:sz w:val="32"/>
          <w:szCs w:val="32"/>
          <w:rPrChange w:id="940" w:author="Tanish Sugnani" w:date="2017-05-20T21:22:00Z">
            <w:rPr>
              <w:del w:id="941" w:author="Tanish Sugnani" w:date="2017-05-21T01:41:00Z"/>
              <w:rFonts w:ascii="Times New Roman" w:hAnsi="Times New Roman" w:cs="Times New Roman"/>
              <w:b/>
              <w:color w:val="000000" w:themeColor="text1"/>
              <w:sz w:val="28"/>
              <w:szCs w:val="28"/>
            </w:rPr>
          </w:rPrChange>
        </w:rPr>
        <w:pPrChange w:id="942" w:author="Tanish Sugnani" w:date="2017-05-21T03:37:00Z">
          <w:pPr/>
        </w:pPrChange>
      </w:pPr>
      <w:bookmarkStart w:id="943" w:name="_Toc265178007"/>
      <w:bookmarkStart w:id="944" w:name="_Toc266610407"/>
      <w:del w:id="945" w:author="Tanish Sugnani" w:date="2017-05-21T01:41:00Z">
        <w:r w:rsidRPr="00C55E64" w:rsidDel="008B464E">
          <w:rPr>
            <w:rFonts w:ascii="Times New Roman" w:hAnsi="Times New Roman" w:cs="Times New Roman"/>
            <w:b/>
            <w:sz w:val="32"/>
            <w:szCs w:val="32"/>
            <w:rPrChange w:id="946" w:author="Tanish Sugnani" w:date="2017-05-20T21:22:00Z">
              <w:rPr>
                <w:rFonts w:ascii="Times New Roman" w:hAnsi="Times New Roman" w:cs="Times New Roman"/>
                <w:b/>
                <w:sz w:val="28"/>
                <w:szCs w:val="28"/>
              </w:rPr>
            </w:rPrChange>
          </w:rPr>
          <w:delText>4.1</w:delText>
        </w:r>
        <w:r w:rsidR="00630D86" w:rsidRPr="00C55E64" w:rsidDel="008B464E">
          <w:rPr>
            <w:rFonts w:ascii="Times New Roman" w:hAnsi="Times New Roman" w:cs="Times New Roman"/>
            <w:b/>
            <w:sz w:val="32"/>
            <w:szCs w:val="32"/>
            <w:rPrChange w:id="947" w:author="Tanish Sugnani" w:date="2017-05-20T21:22:00Z">
              <w:rPr>
                <w:rFonts w:ascii="Times New Roman" w:hAnsi="Times New Roman" w:cs="Times New Roman"/>
                <w:b/>
                <w:sz w:val="28"/>
                <w:szCs w:val="28"/>
              </w:rPr>
            </w:rPrChange>
          </w:rPr>
          <w:delText>.1. Software Requirements</w:delText>
        </w:r>
        <w:bookmarkEnd w:id="943"/>
        <w:bookmarkEnd w:id="944"/>
      </w:del>
    </w:p>
    <w:p w14:paraId="166FC936" w14:textId="76DBFA1B" w:rsidR="009E7FE6" w:rsidRPr="002B14DD" w:rsidDel="008B464E" w:rsidRDefault="00630D86" w:rsidP="00DD2988">
      <w:pPr>
        <w:spacing w:line="360" w:lineRule="auto"/>
        <w:rPr>
          <w:del w:id="948" w:author="Tanish Sugnani" w:date="2017-05-21T01:41:00Z"/>
          <w:rFonts w:ascii="Times New Roman" w:hAnsi="Times New Roman" w:cs="Times New Roman"/>
          <w:color w:val="000000" w:themeColor="text1"/>
          <w:sz w:val="24"/>
        </w:rPr>
        <w:pPrChange w:id="949" w:author="Tanish Sugnani" w:date="2017-05-21T03:37:00Z">
          <w:pPr>
            <w:spacing w:line="360" w:lineRule="auto"/>
            <w:jc w:val="both"/>
          </w:pPr>
        </w:pPrChange>
      </w:pPr>
      <w:del w:id="950" w:author="Tanish Sugnani" w:date="2017-05-21T01:41:00Z">
        <w:r w:rsidRPr="002B14DD" w:rsidDel="008B464E">
          <w:rPr>
            <w:rFonts w:ascii="Times New Roman" w:hAnsi="Times New Roman" w:cs="Times New Roman"/>
            <w:color w:val="000000" w:themeColor="text1"/>
            <w:sz w:val="24"/>
          </w:rPr>
          <w:delText xml:space="preserve">Software requirements for the implementation and testing </w:delText>
        </w:r>
      </w:del>
    </w:p>
    <w:p w14:paraId="5986C860" w14:textId="789AB2E8" w:rsidR="00630D86" w:rsidRPr="002B14DD" w:rsidDel="008B464E" w:rsidRDefault="00630D86" w:rsidP="00DD2988">
      <w:pPr>
        <w:spacing w:after="0" w:line="360" w:lineRule="auto"/>
        <w:ind w:left="720"/>
        <w:rPr>
          <w:del w:id="951" w:author="Tanish Sugnani" w:date="2017-05-21T01:41:00Z"/>
          <w:rFonts w:ascii="Times New Roman" w:hAnsi="Times New Roman" w:cs="Times New Roman"/>
          <w:color w:val="000000" w:themeColor="text1"/>
          <w:sz w:val="24"/>
        </w:rPr>
        <w:pPrChange w:id="952" w:author="Tanish Sugnani" w:date="2017-05-21T03:37:00Z">
          <w:pPr>
            <w:spacing w:after="0" w:line="360" w:lineRule="auto"/>
            <w:ind w:left="720"/>
            <w:jc w:val="both"/>
          </w:pPr>
        </w:pPrChange>
      </w:pPr>
      <w:del w:id="953" w:author="Tanish Sugnani" w:date="2017-05-21T01:41:00Z">
        <w:r w:rsidDel="008B464E">
          <w:rPr>
            <w:rFonts w:ascii="Times New Roman" w:hAnsi="Times New Roman" w:cs="Times New Roman"/>
            <w:color w:val="000000" w:themeColor="text1"/>
            <w:sz w:val="24"/>
          </w:rPr>
          <w:tab/>
        </w:r>
        <w:r w:rsidDel="008B464E">
          <w:rPr>
            <w:rFonts w:ascii="Times New Roman" w:hAnsi="Times New Roman" w:cs="Times New Roman"/>
            <w:color w:val="000000" w:themeColor="text1"/>
            <w:sz w:val="24"/>
          </w:rPr>
          <w:tab/>
        </w:r>
        <w:r w:rsidRPr="002B14DD" w:rsidDel="008B464E">
          <w:rPr>
            <w:rFonts w:ascii="Times New Roman" w:hAnsi="Times New Roman" w:cs="Times New Roman"/>
            <w:color w:val="000000" w:themeColor="text1"/>
            <w:sz w:val="24"/>
          </w:rPr>
          <w:delText>Operating Sy</w:delText>
        </w:r>
        <w:r w:rsidDel="008B464E">
          <w:rPr>
            <w:rFonts w:ascii="Times New Roman" w:hAnsi="Times New Roman" w:cs="Times New Roman"/>
            <w:color w:val="000000" w:themeColor="text1"/>
            <w:sz w:val="24"/>
          </w:rPr>
          <w:delText xml:space="preserve">stem      </w:delText>
        </w:r>
        <w:r w:rsidRPr="002B14DD" w:rsidDel="008B464E">
          <w:rPr>
            <w:rFonts w:ascii="Times New Roman" w:hAnsi="Times New Roman" w:cs="Times New Roman"/>
            <w:color w:val="000000" w:themeColor="text1"/>
            <w:sz w:val="24"/>
          </w:rPr>
          <w:delText xml:space="preserve">: </w:delText>
        </w:r>
        <w:r w:rsidR="0065205C" w:rsidDel="008B464E">
          <w:rPr>
            <w:rFonts w:ascii="Times New Roman" w:hAnsi="Times New Roman" w:cs="Times New Roman"/>
            <w:color w:val="000000" w:themeColor="text1"/>
            <w:sz w:val="24"/>
          </w:rPr>
          <w:delText xml:space="preserve">       </w:delText>
        </w:r>
        <w:r w:rsidRPr="002B14DD" w:rsidDel="008B464E">
          <w:rPr>
            <w:rFonts w:ascii="Times New Roman" w:hAnsi="Times New Roman" w:cs="Times New Roman"/>
            <w:color w:val="000000" w:themeColor="text1"/>
            <w:sz w:val="24"/>
          </w:rPr>
          <w:delText>Windows XP/07/Vista</w:delText>
        </w:r>
      </w:del>
    </w:p>
    <w:p w14:paraId="22C1E7B7" w14:textId="618EFA3B" w:rsidR="00630D86" w:rsidRPr="002B14DD" w:rsidDel="008B464E" w:rsidRDefault="00630D86" w:rsidP="00DD2988">
      <w:pPr>
        <w:spacing w:after="0" w:line="360" w:lineRule="auto"/>
        <w:ind w:left="720"/>
        <w:rPr>
          <w:del w:id="954" w:author="Tanish Sugnani" w:date="2017-05-21T01:41:00Z"/>
          <w:rFonts w:ascii="Times New Roman" w:hAnsi="Times New Roman" w:cs="Times New Roman"/>
          <w:color w:val="000000" w:themeColor="text1"/>
          <w:sz w:val="24"/>
        </w:rPr>
        <w:pPrChange w:id="955" w:author="Tanish Sugnani" w:date="2017-05-21T03:37:00Z">
          <w:pPr>
            <w:spacing w:after="0" w:line="360" w:lineRule="auto"/>
            <w:ind w:left="720"/>
            <w:jc w:val="both"/>
          </w:pPr>
        </w:pPrChange>
      </w:pPr>
      <w:del w:id="956" w:author="Tanish Sugnani" w:date="2017-05-21T01:41:00Z">
        <w:r w:rsidDel="008B464E">
          <w:rPr>
            <w:rFonts w:ascii="Times New Roman" w:hAnsi="Times New Roman" w:cs="Times New Roman"/>
            <w:color w:val="000000" w:themeColor="text1"/>
            <w:sz w:val="24"/>
          </w:rPr>
          <w:tab/>
        </w:r>
        <w:r w:rsidDel="008B464E">
          <w:rPr>
            <w:rFonts w:ascii="Times New Roman" w:hAnsi="Times New Roman" w:cs="Times New Roman"/>
            <w:color w:val="000000" w:themeColor="text1"/>
            <w:sz w:val="24"/>
          </w:rPr>
          <w:tab/>
          <w:delText>Language</w:delText>
        </w:r>
        <w:r w:rsidDel="008B464E">
          <w:rPr>
            <w:rFonts w:ascii="Times New Roman" w:hAnsi="Times New Roman" w:cs="Times New Roman"/>
            <w:color w:val="000000" w:themeColor="text1"/>
            <w:sz w:val="24"/>
          </w:rPr>
          <w:tab/>
        </w:r>
        <w:r w:rsidR="0065205C" w:rsidDel="008B464E">
          <w:rPr>
            <w:rFonts w:ascii="Times New Roman" w:hAnsi="Times New Roman" w:cs="Times New Roman"/>
            <w:color w:val="000000" w:themeColor="text1"/>
            <w:sz w:val="24"/>
          </w:rPr>
          <w:delText xml:space="preserve">           </w:delText>
        </w:r>
        <w:r w:rsidRPr="002B14DD" w:rsidDel="008B464E">
          <w:rPr>
            <w:rFonts w:ascii="Times New Roman" w:hAnsi="Times New Roman" w:cs="Times New Roman"/>
            <w:color w:val="000000" w:themeColor="text1"/>
            <w:sz w:val="24"/>
          </w:rPr>
          <w:delText xml:space="preserve">: </w:delText>
        </w:r>
        <w:r w:rsidR="0065205C" w:rsidDel="008B464E">
          <w:rPr>
            <w:rFonts w:ascii="Times New Roman" w:hAnsi="Times New Roman" w:cs="Times New Roman"/>
            <w:color w:val="000000" w:themeColor="text1"/>
            <w:sz w:val="24"/>
          </w:rPr>
          <w:delText xml:space="preserve">       </w:delText>
        </w:r>
        <w:r w:rsidRPr="002B14DD" w:rsidDel="008B464E">
          <w:rPr>
            <w:rFonts w:ascii="Times New Roman" w:hAnsi="Times New Roman" w:cs="Times New Roman"/>
            <w:color w:val="000000" w:themeColor="text1"/>
            <w:sz w:val="24"/>
          </w:rPr>
          <w:delText xml:space="preserve">MATLAB </w:delText>
        </w:r>
        <w:r w:rsidRPr="002B14DD" w:rsidDel="008B464E">
          <w:rPr>
            <w:rFonts w:ascii="Times New Roman" w:hAnsi="Times New Roman" w:cs="Times New Roman"/>
            <w:color w:val="000000" w:themeColor="text1"/>
            <w:sz w:val="24"/>
            <w:szCs w:val="20"/>
          </w:rPr>
          <w:delText>programming language</w:delText>
        </w:r>
      </w:del>
    </w:p>
    <w:p w14:paraId="03E30CFC" w14:textId="73184432" w:rsidR="00BB13A4" w:rsidDel="008B464E" w:rsidRDefault="00630D86" w:rsidP="00DD2988">
      <w:pPr>
        <w:spacing w:after="0" w:line="360" w:lineRule="auto"/>
        <w:ind w:left="720"/>
        <w:rPr>
          <w:del w:id="957" w:author="Tanish Sugnani" w:date="2017-05-21T01:41:00Z"/>
          <w:rFonts w:ascii="Times New Roman" w:hAnsi="Times New Roman" w:cs="Times New Roman"/>
          <w:color w:val="000000" w:themeColor="text1"/>
          <w:sz w:val="24"/>
        </w:rPr>
        <w:pPrChange w:id="958" w:author="Tanish Sugnani" w:date="2017-05-21T03:37:00Z">
          <w:pPr>
            <w:spacing w:after="0" w:line="360" w:lineRule="auto"/>
            <w:ind w:left="720"/>
            <w:jc w:val="both"/>
          </w:pPr>
        </w:pPrChange>
      </w:pPr>
      <w:del w:id="959" w:author="Tanish Sugnani" w:date="2017-05-21T01:41:00Z">
        <w:r w:rsidDel="008B464E">
          <w:rPr>
            <w:rFonts w:ascii="Times New Roman" w:hAnsi="Times New Roman" w:cs="Times New Roman"/>
            <w:color w:val="000000" w:themeColor="text1"/>
            <w:sz w:val="24"/>
          </w:rPr>
          <w:tab/>
        </w:r>
        <w:r w:rsidDel="008B464E">
          <w:rPr>
            <w:rFonts w:ascii="Times New Roman" w:hAnsi="Times New Roman" w:cs="Times New Roman"/>
            <w:color w:val="000000" w:themeColor="text1"/>
            <w:sz w:val="24"/>
          </w:rPr>
          <w:tab/>
        </w:r>
        <w:r w:rsidRPr="002B14DD" w:rsidDel="008B464E">
          <w:rPr>
            <w:rFonts w:ascii="Times New Roman" w:hAnsi="Times New Roman" w:cs="Times New Roman"/>
            <w:color w:val="000000" w:themeColor="text1"/>
            <w:sz w:val="24"/>
          </w:rPr>
          <w:delText>Software P</w:delText>
        </w:r>
        <w:r w:rsidDel="008B464E">
          <w:rPr>
            <w:rFonts w:ascii="Times New Roman" w:hAnsi="Times New Roman" w:cs="Times New Roman"/>
            <w:color w:val="000000" w:themeColor="text1"/>
            <w:sz w:val="24"/>
          </w:rPr>
          <w:delText>ackages     :</w:delText>
        </w:r>
        <w:r w:rsidR="0065205C" w:rsidDel="008B464E">
          <w:rPr>
            <w:rFonts w:ascii="Times New Roman" w:hAnsi="Times New Roman" w:cs="Times New Roman"/>
            <w:color w:val="000000" w:themeColor="text1"/>
            <w:sz w:val="24"/>
          </w:rPr>
          <w:delText xml:space="preserve">  </w:delText>
        </w:r>
        <w:r w:rsidR="000F749D" w:rsidDel="008B464E">
          <w:rPr>
            <w:rFonts w:ascii="Times New Roman" w:hAnsi="Times New Roman" w:cs="Times New Roman"/>
            <w:color w:val="000000" w:themeColor="text1"/>
            <w:sz w:val="24"/>
          </w:rPr>
          <w:delText xml:space="preserve"> </w:delText>
        </w:r>
        <w:r w:rsidR="0065205C" w:rsidDel="008B464E">
          <w:rPr>
            <w:rFonts w:ascii="Times New Roman" w:hAnsi="Times New Roman" w:cs="Times New Roman"/>
            <w:color w:val="000000" w:themeColor="text1"/>
            <w:sz w:val="24"/>
          </w:rPr>
          <w:delText xml:space="preserve">     </w:delText>
        </w:r>
        <w:r w:rsidR="000F749D" w:rsidDel="008B464E">
          <w:rPr>
            <w:rFonts w:ascii="Times New Roman" w:hAnsi="Times New Roman" w:cs="Times New Roman"/>
            <w:color w:val="000000" w:themeColor="text1"/>
            <w:sz w:val="24"/>
          </w:rPr>
          <w:delText>MATLAB version 8.4</w:delText>
        </w:r>
        <w:bookmarkStart w:id="960" w:name="_Toc265178008"/>
        <w:bookmarkStart w:id="961" w:name="_Toc266610408"/>
      </w:del>
    </w:p>
    <w:p w14:paraId="3875C72F" w14:textId="04FD184C" w:rsidR="00FB6A06" w:rsidRPr="00A11F8E" w:rsidDel="008B464E" w:rsidRDefault="00FB6A06" w:rsidP="00DD2988">
      <w:pPr>
        <w:spacing w:after="0" w:line="360" w:lineRule="auto"/>
        <w:ind w:left="720"/>
        <w:rPr>
          <w:del w:id="962" w:author="Tanish Sugnani" w:date="2017-05-21T01:41:00Z"/>
          <w:rFonts w:ascii="Times New Roman" w:hAnsi="Times New Roman" w:cs="Times New Roman"/>
          <w:color w:val="000000" w:themeColor="text1"/>
          <w:sz w:val="24"/>
        </w:rPr>
        <w:pPrChange w:id="963" w:author="Tanish Sugnani" w:date="2017-05-21T03:37:00Z">
          <w:pPr>
            <w:spacing w:after="0" w:line="360" w:lineRule="auto"/>
            <w:ind w:left="720"/>
            <w:jc w:val="both"/>
          </w:pPr>
        </w:pPrChange>
      </w:pPr>
    </w:p>
    <w:p w14:paraId="1967334A" w14:textId="731900FC" w:rsidR="00A547C1" w:rsidRPr="00C55E64" w:rsidDel="008B464E" w:rsidRDefault="0065205C" w:rsidP="00DD2988">
      <w:pPr>
        <w:pStyle w:val="Heading3"/>
        <w:spacing w:line="360" w:lineRule="auto"/>
        <w:rPr>
          <w:del w:id="964" w:author="Tanish Sugnani" w:date="2017-05-21T01:41:00Z"/>
          <w:rFonts w:ascii="Times New Roman" w:hAnsi="Times New Roman" w:cs="Times New Roman"/>
          <w:color w:val="000000" w:themeColor="text1"/>
          <w:sz w:val="32"/>
          <w:szCs w:val="28"/>
          <w:rPrChange w:id="965" w:author="Tanish Sugnani" w:date="2017-05-20T21:22:00Z">
            <w:rPr>
              <w:del w:id="966" w:author="Tanish Sugnani" w:date="2017-05-21T01:41:00Z"/>
              <w:rFonts w:ascii="Times New Roman" w:hAnsi="Times New Roman" w:cs="Times New Roman"/>
              <w:color w:val="000000" w:themeColor="text1"/>
              <w:sz w:val="28"/>
              <w:szCs w:val="28"/>
            </w:rPr>
          </w:rPrChange>
        </w:rPr>
        <w:pPrChange w:id="967" w:author="Tanish Sugnani" w:date="2017-05-21T03:37:00Z">
          <w:pPr>
            <w:pStyle w:val="Heading3"/>
            <w:spacing w:line="360" w:lineRule="auto"/>
          </w:pPr>
        </w:pPrChange>
      </w:pPr>
      <w:del w:id="968" w:author="Tanish Sugnani" w:date="2017-05-16T12:21:00Z">
        <w:r w:rsidRPr="00C55E64" w:rsidDel="00A57D37">
          <w:rPr>
            <w:rFonts w:ascii="Times New Roman" w:hAnsi="Times New Roman" w:cs="Times New Roman"/>
            <w:color w:val="000000" w:themeColor="text1"/>
            <w:sz w:val="32"/>
            <w:szCs w:val="28"/>
            <w:rPrChange w:id="969" w:author="Tanish Sugnani" w:date="2017-05-20T21:22:00Z">
              <w:rPr>
                <w:rFonts w:ascii="Times New Roman" w:hAnsi="Times New Roman" w:cs="Times New Roman"/>
                <w:color w:val="000000" w:themeColor="text1"/>
                <w:sz w:val="28"/>
                <w:szCs w:val="28"/>
              </w:rPr>
            </w:rPrChange>
          </w:rPr>
          <w:delText>4.</w:delText>
        </w:r>
      </w:del>
      <w:del w:id="970" w:author="Tanish Sugnani" w:date="2017-05-21T01:41:00Z">
        <w:r w:rsidRPr="00C55E64" w:rsidDel="008B464E">
          <w:rPr>
            <w:rFonts w:ascii="Times New Roman" w:hAnsi="Times New Roman" w:cs="Times New Roman"/>
            <w:color w:val="000000" w:themeColor="text1"/>
            <w:sz w:val="32"/>
            <w:szCs w:val="28"/>
            <w:rPrChange w:id="971" w:author="Tanish Sugnani" w:date="2017-05-20T21:22:00Z">
              <w:rPr>
                <w:rFonts w:ascii="Times New Roman" w:hAnsi="Times New Roman" w:cs="Times New Roman"/>
                <w:color w:val="000000" w:themeColor="text1"/>
                <w:sz w:val="28"/>
                <w:szCs w:val="28"/>
              </w:rPr>
            </w:rPrChange>
          </w:rPr>
          <w:delText>1</w:delText>
        </w:r>
        <w:r w:rsidR="00630D86" w:rsidRPr="00C55E64" w:rsidDel="008B464E">
          <w:rPr>
            <w:rFonts w:ascii="Times New Roman" w:hAnsi="Times New Roman" w:cs="Times New Roman"/>
            <w:color w:val="000000" w:themeColor="text1"/>
            <w:sz w:val="32"/>
            <w:szCs w:val="28"/>
            <w:rPrChange w:id="972" w:author="Tanish Sugnani" w:date="2017-05-20T21:22:00Z">
              <w:rPr>
                <w:rFonts w:ascii="Times New Roman" w:hAnsi="Times New Roman" w:cs="Times New Roman"/>
                <w:color w:val="000000" w:themeColor="text1"/>
                <w:sz w:val="28"/>
                <w:szCs w:val="28"/>
              </w:rPr>
            </w:rPrChange>
          </w:rPr>
          <w:delText>.2</w:delText>
        </w:r>
      </w:del>
      <w:del w:id="973" w:author="Tanish Sugnani" w:date="2017-05-16T12:21:00Z">
        <w:r w:rsidR="00630D86" w:rsidRPr="00C55E64" w:rsidDel="00A57D37">
          <w:rPr>
            <w:rFonts w:ascii="Times New Roman" w:hAnsi="Times New Roman" w:cs="Times New Roman"/>
            <w:color w:val="000000" w:themeColor="text1"/>
            <w:sz w:val="32"/>
            <w:szCs w:val="28"/>
            <w:rPrChange w:id="974" w:author="Tanish Sugnani" w:date="2017-05-20T21:22:00Z">
              <w:rPr>
                <w:rFonts w:ascii="Times New Roman" w:hAnsi="Times New Roman" w:cs="Times New Roman"/>
                <w:color w:val="000000" w:themeColor="text1"/>
                <w:sz w:val="28"/>
                <w:szCs w:val="28"/>
              </w:rPr>
            </w:rPrChange>
          </w:rPr>
          <w:delText>.</w:delText>
        </w:r>
      </w:del>
      <w:del w:id="975" w:author="Tanish Sugnani" w:date="2017-05-21T01:41:00Z">
        <w:r w:rsidR="00630D86" w:rsidRPr="00C55E64" w:rsidDel="008B464E">
          <w:rPr>
            <w:rFonts w:ascii="Times New Roman" w:hAnsi="Times New Roman" w:cs="Times New Roman"/>
            <w:color w:val="000000" w:themeColor="text1"/>
            <w:sz w:val="32"/>
            <w:szCs w:val="28"/>
            <w:rPrChange w:id="976" w:author="Tanish Sugnani" w:date="2017-05-20T21:22:00Z">
              <w:rPr>
                <w:rFonts w:ascii="Times New Roman" w:hAnsi="Times New Roman" w:cs="Times New Roman"/>
                <w:color w:val="000000" w:themeColor="text1"/>
                <w:sz w:val="28"/>
                <w:szCs w:val="28"/>
              </w:rPr>
            </w:rPrChange>
          </w:rPr>
          <w:delText xml:space="preserve"> Hardware Requirements</w:delText>
        </w:r>
        <w:bookmarkEnd w:id="960"/>
        <w:bookmarkEnd w:id="961"/>
      </w:del>
    </w:p>
    <w:p w14:paraId="27274FDD" w14:textId="3C2B19D8" w:rsidR="00630D86" w:rsidRPr="002B14DD" w:rsidDel="008B464E" w:rsidRDefault="00A547C1" w:rsidP="00DD2988">
      <w:pPr>
        <w:spacing w:after="120" w:line="360" w:lineRule="auto"/>
        <w:ind w:left="720"/>
        <w:rPr>
          <w:del w:id="977" w:author="Tanish Sugnani" w:date="2017-05-21T01:41:00Z"/>
          <w:rFonts w:ascii="Times New Roman" w:hAnsi="Times New Roman" w:cs="Times New Roman"/>
          <w:color w:val="000000" w:themeColor="text1"/>
          <w:sz w:val="24"/>
        </w:rPr>
        <w:pPrChange w:id="978" w:author="Tanish Sugnani" w:date="2017-05-21T03:37:00Z">
          <w:pPr>
            <w:spacing w:after="120" w:line="360" w:lineRule="auto"/>
            <w:ind w:left="720"/>
            <w:jc w:val="both"/>
          </w:pPr>
        </w:pPrChange>
      </w:pPr>
      <w:del w:id="979" w:author="Tanish Sugnani" w:date="2017-05-21T01:41:00Z">
        <w:r w:rsidDel="008B464E">
          <w:rPr>
            <w:rFonts w:ascii="Times New Roman" w:hAnsi="Times New Roman" w:cs="Times New Roman"/>
            <w:color w:val="000000" w:themeColor="text1"/>
            <w:sz w:val="24"/>
          </w:rPr>
          <w:tab/>
        </w:r>
        <w:r w:rsidDel="008B464E">
          <w:rPr>
            <w:rFonts w:ascii="Times New Roman" w:hAnsi="Times New Roman" w:cs="Times New Roman"/>
            <w:color w:val="000000" w:themeColor="text1"/>
            <w:sz w:val="24"/>
          </w:rPr>
          <w:tab/>
        </w:r>
        <w:r w:rsidR="00FB6A06" w:rsidDel="008B464E">
          <w:rPr>
            <w:rFonts w:ascii="Times New Roman" w:hAnsi="Times New Roman" w:cs="Times New Roman"/>
            <w:color w:val="000000" w:themeColor="text1"/>
            <w:sz w:val="24"/>
          </w:rPr>
          <w:delText>Processor</w:delText>
        </w:r>
        <w:r w:rsidR="00FB6A06" w:rsidDel="008B464E">
          <w:rPr>
            <w:rFonts w:ascii="Times New Roman" w:hAnsi="Times New Roman" w:cs="Times New Roman"/>
            <w:color w:val="000000" w:themeColor="text1"/>
            <w:sz w:val="24"/>
          </w:rPr>
          <w:tab/>
        </w:r>
        <w:r w:rsidR="00FB6A06" w:rsidDel="008B464E">
          <w:rPr>
            <w:rFonts w:ascii="Times New Roman" w:hAnsi="Times New Roman" w:cs="Times New Roman"/>
            <w:color w:val="000000" w:themeColor="text1"/>
            <w:sz w:val="24"/>
          </w:rPr>
          <w:tab/>
          <w:delText>:</w:delText>
        </w:r>
        <w:r w:rsidR="00FB6A06" w:rsidDel="008B464E">
          <w:rPr>
            <w:rFonts w:ascii="Times New Roman" w:hAnsi="Times New Roman" w:cs="Times New Roman"/>
            <w:color w:val="000000" w:themeColor="text1"/>
            <w:sz w:val="24"/>
          </w:rPr>
          <w:tab/>
          <w:delText>Any I</w:delText>
        </w:r>
        <w:r w:rsidR="00C7235F" w:rsidDel="008B464E">
          <w:rPr>
            <w:rFonts w:ascii="Times New Roman" w:hAnsi="Times New Roman" w:cs="Times New Roman"/>
            <w:color w:val="000000" w:themeColor="text1"/>
            <w:sz w:val="24"/>
          </w:rPr>
          <w:delText>ntel or AMD x86 processor</w:delText>
        </w:r>
      </w:del>
    </w:p>
    <w:p w14:paraId="2A2F8AAF" w14:textId="5F944757" w:rsidR="00630D86" w:rsidRPr="002B14DD" w:rsidDel="008B464E" w:rsidRDefault="00630D86" w:rsidP="00DD2988">
      <w:pPr>
        <w:spacing w:after="120" w:line="360" w:lineRule="auto"/>
        <w:ind w:left="720"/>
        <w:rPr>
          <w:del w:id="980" w:author="Tanish Sugnani" w:date="2017-05-21T01:41:00Z"/>
          <w:rFonts w:ascii="Times New Roman" w:hAnsi="Times New Roman" w:cs="Times New Roman"/>
          <w:color w:val="000000" w:themeColor="text1"/>
          <w:sz w:val="24"/>
        </w:rPr>
        <w:pPrChange w:id="981" w:author="Tanish Sugnani" w:date="2017-05-21T03:37:00Z">
          <w:pPr>
            <w:spacing w:after="120" w:line="360" w:lineRule="auto"/>
            <w:ind w:left="720"/>
            <w:jc w:val="both"/>
          </w:pPr>
        </w:pPrChange>
      </w:pPr>
      <w:del w:id="982" w:author="Tanish Sugnani" w:date="2017-05-21T01:41:00Z">
        <w:r w:rsidDel="008B464E">
          <w:rPr>
            <w:rFonts w:ascii="Times New Roman" w:hAnsi="Times New Roman" w:cs="Times New Roman"/>
            <w:color w:val="000000" w:themeColor="text1"/>
            <w:sz w:val="24"/>
          </w:rPr>
          <w:tab/>
        </w:r>
        <w:r w:rsidDel="008B464E">
          <w:rPr>
            <w:rFonts w:ascii="Times New Roman" w:hAnsi="Times New Roman" w:cs="Times New Roman"/>
            <w:color w:val="000000" w:themeColor="text1"/>
            <w:sz w:val="24"/>
          </w:rPr>
          <w:tab/>
        </w:r>
        <w:r w:rsidR="000F749D" w:rsidDel="008B464E">
          <w:rPr>
            <w:rFonts w:ascii="Times New Roman" w:hAnsi="Times New Roman" w:cs="Times New Roman"/>
            <w:color w:val="000000" w:themeColor="text1"/>
            <w:sz w:val="24"/>
          </w:rPr>
          <w:delText>RAM</w:delText>
        </w:r>
        <w:r w:rsidR="000F749D" w:rsidDel="008B464E">
          <w:rPr>
            <w:rFonts w:ascii="Times New Roman" w:hAnsi="Times New Roman" w:cs="Times New Roman"/>
            <w:color w:val="000000" w:themeColor="text1"/>
            <w:sz w:val="24"/>
          </w:rPr>
          <w:tab/>
        </w:r>
        <w:r w:rsidR="000F749D" w:rsidDel="008B464E">
          <w:rPr>
            <w:rFonts w:ascii="Times New Roman" w:hAnsi="Times New Roman" w:cs="Times New Roman"/>
            <w:color w:val="000000" w:themeColor="text1"/>
            <w:sz w:val="24"/>
          </w:rPr>
          <w:tab/>
        </w:r>
        <w:r w:rsidR="000F749D" w:rsidDel="008B464E">
          <w:rPr>
            <w:rFonts w:ascii="Times New Roman" w:hAnsi="Times New Roman" w:cs="Times New Roman"/>
            <w:color w:val="000000" w:themeColor="text1"/>
            <w:sz w:val="24"/>
          </w:rPr>
          <w:tab/>
          <w:delText>:</w:delText>
        </w:r>
        <w:r w:rsidR="000F749D" w:rsidDel="008B464E">
          <w:rPr>
            <w:rFonts w:ascii="Times New Roman" w:hAnsi="Times New Roman" w:cs="Times New Roman"/>
            <w:color w:val="000000" w:themeColor="text1"/>
            <w:sz w:val="24"/>
          </w:rPr>
          <w:tab/>
          <w:delText>2 GB</w:delText>
        </w:r>
      </w:del>
    </w:p>
    <w:p w14:paraId="7CE8144B" w14:textId="5BF6379C" w:rsidR="00630D86" w:rsidRPr="002B14DD" w:rsidDel="008B464E" w:rsidRDefault="00630D86" w:rsidP="00DD2988">
      <w:pPr>
        <w:spacing w:after="120" w:line="360" w:lineRule="auto"/>
        <w:ind w:left="720"/>
        <w:rPr>
          <w:del w:id="983" w:author="Tanish Sugnani" w:date="2017-05-21T01:41:00Z"/>
          <w:rFonts w:ascii="Times New Roman" w:hAnsi="Times New Roman" w:cs="Times New Roman"/>
          <w:color w:val="000000" w:themeColor="text1"/>
          <w:sz w:val="24"/>
        </w:rPr>
        <w:pPrChange w:id="984" w:author="Tanish Sugnani" w:date="2017-05-21T03:37:00Z">
          <w:pPr>
            <w:spacing w:after="120" w:line="360" w:lineRule="auto"/>
            <w:ind w:left="720"/>
            <w:jc w:val="both"/>
          </w:pPr>
        </w:pPrChange>
      </w:pPr>
      <w:del w:id="985" w:author="Tanish Sugnani" w:date="2017-05-21T01:41:00Z">
        <w:r w:rsidDel="008B464E">
          <w:rPr>
            <w:rFonts w:ascii="Times New Roman" w:hAnsi="Times New Roman" w:cs="Times New Roman"/>
            <w:color w:val="000000" w:themeColor="text1"/>
            <w:sz w:val="24"/>
          </w:rPr>
          <w:tab/>
        </w:r>
        <w:r w:rsidDel="008B464E">
          <w:rPr>
            <w:rFonts w:ascii="Times New Roman" w:hAnsi="Times New Roman" w:cs="Times New Roman"/>
            <w:color w:val="000000" w:themeColor="text1"/>
            <w:sz w:val="24"/>
          </w:rPr>
          <w:tab/>
          <w:delText>Input device</w:delText>
        </w:r>
        <w:r w:rsidDel="008B464E">
          <w:rPr>
            <w:rFonts w:ascii="Times New Roman" w:hAnsi="Times New Roman" w:cs="Times New Roman"/>
            <w:color w:val="000000" w:themeColor="text1"/>
            <w:sz w:val="24"/>
          </w:rPr>
          <w:tab/>
        </w:r>
        <w:r w:rsidDel="008B464E">
          <w:rPr>
            <w:rFonts w:ascii="Times New Roman" w:hAnsi="Times New Roman" w:cs="Times New Roman"/>
            <w:color w:val="000000" w:themeColor="text1"/>
            <w:sz w:val="24"/>
          </w:rPr>
          <w:tab/>
          <w:delText>:</w:delText>
        </w:r>
        <w:r w:rsidDel="008B464E">
          <w:rPr>
            <w:rFonts w:ascii="Times New Roman" w:hAnsi="Times New Roman" w:cs="Times New Roman"/>
            <w:color w:val="000000" w:themeColor="text1"/>
            <w:sz w:val="24"/>
          </w:rPr>
          <w:tab/>
          <w:delText>Keyboard, M</w:delText>
        </w:r>
        <w:r w:rsidRPr="002B14DD" w:rsidDel="008B464E">
          <w:rPr>
            <w:rFonts w:ascii="Times New Roman" w:hAnsi="Times New Roman" w:cs="Times New Roman"/>
            <w:color w:val="000000" w:themeColor="text1"/>
            <w:sz w:val="24"/>
          </w:rPr>
          <w:delText>ouse</w:delText>
        </w:r>
      </w:del>
    </w:p>
    <w:p w14:paraId="6E5F6E57" w14:textId="2FE1784E" w:rsidR="00630D86" w:rsidRPr="002B14DD" w:rsidDel="008B464E" w:rsidRDefault="00630D86" w:rsidP="00DD2988">
      <w:pPr>
        <w:spacing w:after="120" w:line="360" w:lineRule="auto"/>
        <w:ind w:left="720"/>
        <w:rPr>
          <w:del w:id="986" w:author="Tanish Sugnani" w:date="2017-05-21T01:41:00Z"/>
          <w:rFonts w:ascii="Times New Roman" w:hAnsi="Times New Roman" w:cs="Times New Roman"/>
          <w:color w:val="000000" w:themeColor="text1"/>
          <w:sz w:val="24"/>
        </w:rPr>
        <w:pPrChange w:id="987" w:author="Tanish Sugnani" w:date="2017-05-21T03:37:00Z">
          <w:pPr>
            <w:spacing w:after="120" w:line="360" w:lineRule="auto"/>
            <w:ind w:left="720"/>
            <w:jc w:val="both"/>
          </w:pPr>
        </w:pPrChange>
      </w:pPr>
      <w:del w:id="988" w:author="Tanish Sugnani" w:date="2017-05-21T01:41:00Z">
        <w:r w:rsidDel="008B464E">
          <w:rPr>
            <w:rFonts w:ascii="Times New Roman" w:hAnsi="Times New Roman" w:cs="Times New Roman"/>
            <w:color w:val="000000" w:themeColor="text1"/>
            <w:sz w:val="24"/>
          </w:rPr>
          <w:tab/>
        </w:r>
        <w:r w:rsidDel="008B464E">
          <w:rPr>
            <w:rFonts w:ascii="Times New Roman" w:hAnsi="Times New Roman" w:cs="Times New Roman"/>
            <w:color w:val="000000" w:themeColor="text1"/>
            <w:sz w:val="24"/>
          </w:rPr>
          <w:tab/>
        </w:r>
        <w:r w:rsidRPr="002B14DD" w:rsidDel="008B464E">
          <w:rPr>
            <w:rFonts w:ascii="Times New Roman" w:hAnsi="Times New Roman" w:cs="Times New Roman"/>
            <w:color w:val="000000" w:themeColor="text1"/>
            <w:sz w:val="24"/>
          </w:rPr>
          <w:delText>Output device</w:delText>
        </w:r>
        <w:r w:rsidRPr="002B14DD" w:rsidDel="008B464E">
          <w:rPr>
            <w:rFonts w:ascii="Times New Roman" w:hAnsi="Times New Roman" w:cs="Times New Roman"/>
            <w:color w:val="000000" w:themeColor="text1"/>
            <w:sz w:val="24"/>
          </w:rPr>
          <w:tab/>
        </w:r>
        <w:r w:rsidRPr="002B14DD" w:rsidDel="008B464E">
          <w:rPr>
            <w:rFonts w:ascii="Times New Roman" w:hAnsi="Times New Roman" w:cs="Times New Roman"/>
            <w:color w:val="000000" w:themeColor="text1"/>
            <w:sz w:val="24"/>
          </w:rPr>
          <w:tab/>
          <w:delText>:</w:delText>
        </w:r>
        <w:r w:rsidRPr="002B14DD" w:rsidDel="008B464E">
          <w:rPr>
            <w:rFonts w:ascii="Times New Roman" w:hAnsi="Times New Roman" w:cs="Times New Roman"/>
            <w:color w:val="000000" w:themeColor="text1"/>
            <w:sz w:val="24"/>
          </w:rPr>
          <w:tab/>
        </w:r>
        <w:r w:rsidR="00FB6A06" w:rsidRPr="002B14DD" w:rsidDel="008B464E">
          <w:rPr>
            <w:rFonts w:ascii="Times New Roman" w:hAnsi="Times New Roman" w:cs="Times New Roman"/>
            <w:color w:val="000000" w:themeColor="text1"/>
            <w:sz w:val="24"/>
          </w:rPr>
          <w:delText>Colour</w:delText>
        </w:r>
        <w:r w:rsidRPr="002B14DD" w:rsidDel="008B464E">
          <w:rPr>
            <w:rFonts w:ascii="Times New Roman" w:hAnsi="Times New Roman" w:cs="Times New Roman"/>
            <w:color w:val="000000" w:themeColor="text1"/>
            <w:sz w:val="24"/>
          </w:rPr>
          <w:delText xml:space="preserve"> monitor</w:delText>
        </w:r>
      </w:del>
    </w:p>
    <w:p w14:paraId="5E18EB6D" w14:textId="17C2E2B9" w:rsidR="00C46ECE" w:rsidDel="008B464E" w:rsidRDefault="00630D86" w:rsidP="00DD2988">
      <w:pPr>
        <w:spacing w:after="120" w:line="360" w:lineRule="auto"/>
        <w:ind w:left="720"/>
        <w:rPr>
          <w:del w:id="989" w:author="Tanish Sugnani" w:date="2017-05-21T01:41:00Z"/>
          <w:rFonts w:ascii="Times New Roman" w:hAnsi="Times New Roman" w:cs="Times New Roman"/>
          <w:color w:val="000000" w:themeColor="text1"/>
          <w:sz w:val="24"/>
        </w:rPr>
        <w:pPrChange w:id="990" w:author="Tanish Sugnani" w:date="2017-05-21T03:37:00Z">
          <w:pPr>
            <w:spacing w:after="120" w:line="360" w:lineRule="auto"/>
            <w:ind w:left="720"/>
            <w:jc w:val="both"/>
          </w:pPr>
        </w:pPrChange>
      </w:pPr>
      <w:del w:id="991" w:author="Tanish Sugnani" w:date="2017-05-21T01:41:00Z">
        <w:r w:rsidDel="008B464E">
          <w:rPr>
            <w:rFonts w:ascii="Times New Roman" w:hAnsi="Times New Roman" w:cs="Times New Roman"/>
            <w:color w:val="000000" w:themeColor="text1"/>
            <w:sz w:val="24"/>
          </w:rPr>
          <w:tab/>
        </w:r>
        <w:r w:rsidDel="008B464E">
          <w:rPr>
            <w:rFonts w:ascii="Times New Roman" w:hAnsi="Times New Roman" w:cs="Times New Roman"/>
            <w:color w:val="000000" w:themeColor="text1"/>
            <w:sz w:val="24"/>
          </w:rPr>
          <w:tab/>
        </w:r>
        <w:r w:rsidRPr="002B14DD" w:rsidDel="008B464E">
          <w:rPr>
            <w:rFonts w:ascii="Times New Roman" w:hAnsi="Times New Roman" w:cs="Times New Roman"/>
            <w:color w:val="000000" w:themeColor="text1"/>
            <w:sz w:val="24"/>
          </w:rPr>
          <w:delText>Network ha</w:delText>
        </w:r>
        <w:r w:rsidR="00A11F8E" w:rsidDel="008B464E">
          <w:rPr>
            <w:rFonts w:ascii="Times New Roman" w:hAnsi="Times New Roman" w:cs="Times New Roman"/>
            <w:color w:val="000000" w:themeColor="text1"/>
            <w:sz w:val="24"/>
          </w:rPr>
          <w:delText>rdware</w:delText>
        </w:r>
        <w:r w:rsidR="00A11F8E" w:rsidDel="008B464E">
          <w:rPr>
            <w:rFonts w:ascii="Times New Roman" w:hAnsi="Times New Roman" w:cs="Times New Roman"/>
            <w:color w:val="000000" w:themeColor="text1"/>
            <w:sz w:val="24"/>
          </w:rPr>
          <w:tab/>
          <w:delText>:</w:delText>
        </w:r>
        <w:r w:rsidR="00A11F8E" w:rsidDel="008B464E">
          <w:rPr>
            <w:rFonts w:ascii="Times New Roman" w:hAnsi="Times New Roman" w:cs="Times New Roman"/>
            <w:color w:val="000000" w:themeColor="text1"/>
            <w:sz w:val="24"/>
          </w:rPr>
          <w:tab/>
          <w:delText>Network Interface Card</w:delText>
        </w:r>
      </w:del>
    </w:p>
    <w:p w14:paraId="7D0C9D1F" w14:textId="2A808509" w:rsidR="00FB6A06" w:rsidRPr="002B14DD" w:rsidDel="008B464E" w:rsidRDefault="00FB6A06" w:rsidP="00DD2988">
      <w:pPr>
        <w:spacing w:after="120" w:line="360" w:lineRule="auto"/>
        <w:ind w:left="720"/>
        <w:rPr>
          <w:del w:id="992" w:author="Tanish Sugnani" w:date="2017-05-21T01:41:00Z"/>
          <w:rFonts w:ascii="Times New Roman" w:hAnsi="Times New Roman" w:cs="Times New Roman"/>
          <w:color w:val="000000" w:themeColor="text1"/>
          <w:sz w:val="24"/>
        </w:rPr>
        <w:pPrChange w:id="993" w:author="Tanish Sugnani" w:date="2017-05-21T03:37:00Z">
          <w:pPr>
            <w:spacing w:after="120" w:line="360" w:lineRule="auto"/>
            <w:ind w:left="720"/>
            <w:jc w:val="both"/>
          </w:pPr>
        </w:pPrChange>
      </w:pPr>
    </w:p>
    <w:p w14:paraId="67F49702" w14:textId="6CEB9AA3" w:rsidR="00630D86" w:rsidRPr="00C55E64" w:rsidDel="008B464E" w:rsidRDefault="0065205C" w:rsidP="00DD2988">
      <w:pPr>
        <w:spacing w:line="360" w:lineRule="auto"/>
        <w:rPr>
          <w:del w:id="994" w:author="Tanish Sugnani" w:date="2017-05-21T01:41:00Z"/>
          <w:rFonts w:ascii="Times New Roman" w:hAnsi="Times New Roman" w:cs="Times New Roman"/>
          <w:b/>
          <w:color w:val="000000" w:themeColor="text1"/>
          <w:sz w:val="32"/>
          <w:szCs w:val="28"/>
          <w:rPrChange w:id="995" w:author="Tanish Sugnani" w:date="2017-05-20T21:22:00Z">
            <w:rPr>
              <w:del w:id="996" w:author="Tanish Sugnani" w:date="2017-05-21T01:41:00Z"/>
              <w:rFonts w:ascii="Times New Roman" w:hAnsi="Times New Roman" w:cs="Times New Roman"/>
              <w:b/>
              <w:color w:val="000000" w:themeColor="text1"/>
              <w:sz w:val="28"/>
              <w:szCs w:val="28"/>
            </w:rPr>
          </w:rPrChange>
        </w:rPr>
        <w:pPrChange w:id="997" w:author="Tanish Sugnani" w:date="2017-05-21T03:37:00Z">
          <w:pPr>
            <w:spacing w:line="360" w:lineRule="auto"/>
          </w:pPr>
        </w:pPrChange>
      </w:pPr>
      <w:del w:id="998" w:author="Tanish Sugnani" w:date="2017-05-16T12:21:00Z">
        <w:r w:rsidRPr="00C55E64" w:rsidDel="00A57D37">
          <w:rPr>
            <w:rFonts w:ascii="Times New Roman" w:hAnsi="Times New Roman" w:cs="Times New Roman"/>
            <w:b/>
            <w:color w:val="000000" w:themeColor="text1"/>
            <w:sz w:val="32"/>
            <w:szCs w:val="28"/>
            <w:rPrChange w:id="999" w:author="Tanish Sugnani" w:date="2017-05-20T21:22:00Z">
              <w:rPr>
                <w:rFonts w:ascii="Times New Roman" w:hAnsi="Times New Roman" w:cs="Times New Roman"/>
                <w:b/>
                <w:color w:val="000000" w:themeColor="text1"/>
                <w:sz w:val="28"/>
                <w:szCs w:val="28"/>
              </w:rPr>
            </w:rPrChange>
          </w:rPr>
          <w:delText>4.</w:delText>
        </w:r>
      </w:del>
      <w:del w:id="1000" w:author="Tanish Sugnani" w:date="2017-05-21T01:41:00Z">
        <w:r w:rsidRPr="00C55E64" w:rsidDel="008B464E">
          <w:rPr>
            <w:rFonts w:ascii="Times New Roman" w:hAnsi="Times New Roman" w:cs="Times New Roman"/>
            <w:b/>
            <w:color w:val="000000" w:themeColor="text1"/>
            <w:sz w:val="32"/>
            <w:szCs w:val="28"/>
            <w:rPrChange w:id="1001" w:author="Tanish Sugnani" w:date="2017-05-20T21:22:00Z">
              <w:rPr>
                <w:rFonts w:ascii="Times New Roman" w:hAnsi="Times New Roman" w:cs="Times New Roman"/>
                <w:b/>
                <w:color w:val="000000" w:themeColor="text1"/>
                <w:sz w:val="28"/>
                <w:szCs w:val="28"/>
              </w:rPr>
            </w:rPrChange>
          </w:rPr>
          <w:delText>1</w:delText>
        </w:r>
        <w:r w:rsidR="006B71F9" w:rsidRPr="00C55E64" w:rsidDel="008B464E">
          <w:rPr>
            <w:rFonts w:ascii="Times New Roman" w:hAnsi="Times New Roman" w:cs="Times New Roman"/>
            <w:b/>
            <w:color w:val="000000" w:themeColor="text1"/>
            <w:sz w:val="32"/>
            <w:szCs w:val="28"/>
            <w:rPrChange w:id="1002" w:author="Tanish Sugnani" w:date="2017-05-20T21:22:00Z">
              <w:rPr>
                <w:rFonts w:ascii="Times New Roman" w:hAnsi="Times New Roman" w:cs="Times New Roman"/>
                <w:b/>
                <w:color w:val="000000" w:themeColor="text1"/>
                <w:sz w:val="28"/>
                <w:szCs w:val="28"/>
              </w:rPr>
            </w:rPrChange>
          </w:rPr>
          <w:delText>.</w:delText>
        </w:r>
        <w:r w:rsidR="00630D86" w:rsidRPr="00C55E64" w:rsidDel="008B464E">
          <w:rPr>
            <w:rFonts w:ascii="Times New Roman" w:hAnsi="Times New Roman" w:cs="Times New Roman"/>
            <w:b/>
            <w:color w:val="000000" w:themeColor="text1"/>
            <w:sz w:val="32"/>
            <w:szCs w:val="28"/>
            <w:rPrChange w:id="1003" w:author="Tanish Sugnani" w:date="2017-05-20T21:22:00Z">
              <w:rPr>
                <w:rFonts w:ascii="Times New Roman" w:hAnsi="Times New Roman" w:cs="Times New Roman"/>
                <w:b/>
                <w:color w:val="000000" w:themeColor="text1"/>
                <w:sz w:val="28"/>
                <w:szCs w:val="28"/>
              </w:rPr>
            </w:rPrChange>
          </w:rPr>
          <w:delText>3</w:delText>
        </w:r>
      </w:del>
      <w:del w:id="1004" w:author="Tanish Sugnani" w:date="2017-05-16T12:21:00Z">
        <w:r w:rsidR="00630D86" w:rsidRPr="00C55E64" w:rsidDel="00A57D37">
          <w:rPr>
            <w:rFonts w:ascii="Times New Roman" w:hAnsi="Times New Roman" w:cs="Times New Roman"/>
            <w:b/>
            <w:color w:val="000000" w:themeColor="text1"/>
            <w:sz w:val="32"/>
            <w:szCs w:val="28"/>
            <w:rPrChange w:id="1005" w:author="Tanish Sugnani" w:date="2017-05-20T21:22:00Z">
              <w:rPr>
                <w:rFonts w:ascii="Times New Roman" w:hAnsi="Times New Roman" w:cs="Times New Roman"/>
                <w:b/>
                <w:color w:val="000000" w:themeColor="text1"/>
                <w:sz w:val="28"/>
                <w:szCs w:val="28"/>
              </w:rPr>
            </w:rPrChange>
          </w:rPr>
          <w:delText xml:space="preserve">. </w:delText>
        </w:r>
      </w:del>
      <w:del w:id="1006" w:author="Tanish Sugnani" w:date="2017-05-21T01:41:00Z">
        <w:r w:rsidR="00630D86" w:rsidRPr="00C55E64" w:rsidDel="008B464E">
          <w:rPr>
            <w:rFonts w:ascii="Times New Roman" w:hAnsi="Times New Roman" w:cs="Times New Roman"/>
            <w:b/>
            <w:color w:val="000000" w:themeColor="text1"/>
            <w:sz w:val="32"/>
            <w:szCs w:val="28"/>
            <w:rPrChange w:id="1007" w:author="Tanish Sugnani" w:date="2017-05-20T21:22:00Z">
              <w:rPr>
                <w:rFonts w:ascii="Times New Roman" w:hAnsi="Times New Roman" w:cs="Times New Roman"/>
                <w:b/>
                <w:color w:val="000000" w:themeColor="text1"/>
                <w:sz w:val="28"/>
                <w:szCs w:val="28"/>
              </w:rPr>
            </w:rPrChange>
          </w:rPr>
          <w:delText>Core Tools and Technologies</w:delText>
        </w:r>
      </w:del>
    </w:p>
    <w:p w14:paraId="2D522588" w14:textId="748CEAED" w:rsidR="00A547C1" w:rsidDel="008B464E" w:rsidRDefault="00FF5EA9" w:rsidP="00DD2988">
      <w:pPr>
        <w:pStyle w:val="Body"/>
        <w:tabs>
          <w:tab w:val="clear" w:pos="1440"/>
          <w:tab w:val="left" w:pos="900"/>
        </w:tabs>
        <w:spacing w:line="360" w:lineRule="auto"/>
        <w:ind w:left="90"/>
        <w:rPr>
          <w:del w:id="1008" w:author="Tanish Sugnani" w:date="2017-05-21T01:41:00Z"/>
          <w:rFonts w:ascii="Times New Roman" w:hAnsi="Times New Roman"/>
          <w:color w:val="000000" w:themeColor="text1"/>
          <w:szCs w:val="24"/>
        </w:rPr>
        <w:pPrChange w:id="1009" w:author="Tanish Sugnani" w:date="2017-05-21T03:37:00Z">
          <w:pPr>
            <w:pStyle w:val="Body"/>
            <w:tabs>
              <w:tab w:val="clear" w:pos="1440"/>
              <w:tab w:val="left" w:pos="900"/>
            </w:tabs>
            <w:spacing w:line="360" w:lineRule="auto"/>
            <w:ind w:left="90"/>
            <w:jc w:val="both"/>
          </w:pPr>
        </w:pPrChange>
      </w:pPr>
      <w:del w:id="1010" w:author="Tanish Sugnani" w:date="2017-05-21T01:41:00Z">
        <w:r w:rsidDel="008B464E">
          <w:rPr>
            <w:rFonts w:ascii="Times New Roman" w:hAnsi="Times New Roman"/>
            <w:color w:val="000000" w:themeColor="text1"/>
            <w:szCs w:val="24"/>
          </w:rPr>
          <w:tab/>
        </w:r>
        <w:r w:rsidR="00630D86" w:rsidRPr="00354872" w:rsidDel="008B464E">
          <w:rPr>
            <w:rFonts w:ascii="Times New Roman" w:hAnsi="Times New Roman"/>
            <w:color w:val="000000" w:themeColor="text1"/>
            <w:szCs w:val="24"/>
          </w:rPr>
          <w:delText xml:space="preserve">This section covers the complete development matrix. It identifies the technology elements with guidelines </w:delText>
        </w:r>
        <w:r w:rsidR="00630D86" w:rsidDel="008B464E">
          <w:rPr>
            <w:rFonts w:ascii="Times New Roman" w:hAnsi="Times New Roman"/>
            <w:color w:val="000000" w:themeColor="text1"/>
            <w:szCs w:val="24"/>
          </w:rPr>
          <w:delText xml:space="preserve">and specifications for specific </w:delText>
        </w:r>
        <w:r w:rsidR="00630D86" w:rsidRPr="00354872" w:rsidDel="008B464E">
          <w:rPr>
            <w:rFonts w:ascii="Times New Roman" w:hAnsi="Times New Roman"/>
            <w:color w:val="000000" w:themeColor="text1"/>
            <w:szCs w:val="24"/>
          </w:rPr>
          <w:delText>implementations. The core tools and</w:delText>
        </w:r>
        <w:r w:rsidR="00630D86" w:rsidDel="008B464E">
          <w:rPr>
            <w:rFonts w:ascii="Times New Roman" w:hAnsi="Times New Roman"/>
            <w:color w:val="000000" w:themeColor="text1"/>
            <w:szCs w:val="24"/>
          </w:rPr>
          <w:delText xml:space="preserve"> technologies elements used in </w:delText>
        </w:r>
        <w:r w:rsidR="00630D86" w:rsidRPr="00354872" w:rsidDel="008B464E">
          <w:rPr>
            <w:rFonts w:ascii="Times New Roman" w:hAnsi="Times New Roman"/>
            <w:color w:val="000000" w:themeColor="text1"/>
            <w:szCs w:val="24"/>
          </w:rPr>
          <w:delText>developing the project is as shown in table 4.1.</w:delText>
        </w:r>
      </w:del>
    </w:p>
    <w:p w14:paraId="4376AB45" w14:textId="3FA569C0" w:rsidR="00630D86" w:rsidRPr="00A547C1" w:rsidDel="008B464E" w:rsidRDefault="00630D86" w:rsidP="00DD2988">
      <w:pPr>
        <w:pStyle w:val="Body"/>
        <w:tabs>
          <w:tab w:val="clear" w:pos="1440"/>
          <w:tab w:val="left" w:pos="900"/>
        </w:tabs>
        <w:spacing w:line="360" w:lineRule="auto"/>
        <w:ind w:left="90"/>
        <w:rPr>
          <w:del w:id="1011" w:author="Tanish Sugnani" w:date="2017-05-21T01:41:00Z"/>
          <w:rFonts w:ascii="Times New Roman" w:hAnsi="Times New Roman"/>
          <w:color w:val="000000" w:themeColor="text1"/>
          <w:szCs w:val="24"/>
        </w:rPr>
        <w:pPrChange w:id="1012" w:author="Tanish Sugnani" w:date="2017-05-21T03:37:00Z">
          <w:pPr>
            <w:pStyle w:val="Body"/>
            <w:tabs>
              <w:tab w:val="clear" w:pos="1440"/>
              <w:tab w:val="left" w:pos="900"/>
            </w:tabs>
            <w:spacing w:line="360" w:lineRule="auto"/>
            <w:ind w:left="90"/>
            <w:jc w:val="both"/>
          </w:pPr>
        </w:pPrChange>
      </w:pPr>
      <w:del w:id="1013" w:author="Tanish Sugnani" w:date="2017-05-21T01:41:00Z">
        <w:r w:rsidRPr="00A547C1" w:rsidDel="008B464E">
          <w:rPr>
            <w:rFonts w:ascii="Times New Roman" w:hAnsi="Times New Roman"/>
            <w:color w:val="000000" w:themeColor="text1"/>
          </w:rPr>
          <w:delText xml:space="preserve">MATLAB includes development tools </w:delText>
        </w:r>
        <w:r w:rsidR="00A547C1" w:rsidRPr="00A547C1" w:rsidDel="008B464E">
          <w:rPr>
            <w:rFonts w:ascii="Times New Roman" w:hAnsi="Times New Roman"/>
            <w:color w:val="000000" w:themeColor="text1"/>
          </w:rPr>
          <w:delText xml:space="preserve">that help to implement the </w:delText>
        </w:r>
        <w:r w:rsidRPr="00A547C1" w:rsidDel="008B464E">
          <w:rPr>
            <w:rFonts w:ascii="Times New Roman" w:hAnsi="Times New Roman"/>
            <w:color w:val="000000" w:themeColor="text1"/>
          </w:rPr>
          <w:delText>algorithm efficiently. These include the following:</w:delText>
        </w:r>
      </w:del>
    </w:p>
    <w:p w14:paraId="3A95603E" w14:textId="2BF89E56" w:rsidR="00630D86" w:rsidRPr="00354872" w:rsidDel="008B464E" w:rsidRDefault="00630D86" w:rsidP="00DD2988">
      <w:pPr>
        <w:pStyle w:val="NormalWeb"/>
        <w:numPr>
          <w:ilvl w:val="1"/>
          <w:numId w:val="1"/>
        </w:numPr>
        <w:shd w:val="clear" w:color="auto" w:fill="FFFFFF"/>
        <w:spacing w:after="264" w:line="360" w:lineRule="auto"/>
        <w:rPr>
          <w:del w:id="1014" w:author="Tanish Sugnani" w:date="2017-05-21T01:41:00Z"/>
          <w:color w:val="000000" w:themeColor="text1"/>
        </w:rPr>
        <w:pPrChange w:id="1015" w:author="Tanish Sugnani" w:date="2017-05-21T03:37:00Z">
          <w:pPr>
            <w:pStyle w:val="NormalWeb"/>
            <w:numPr>
              <w:ilvl w:val="1"/>
              <w:numId w:val="1"/>
            </w:numPr>
            <w:shd w:val="clear" w:color="auto" w:fill="FFFFFF"/>
            <w:spacing w:after="264" w:line="360" w:lineRule="auto"/>
            <w:ind w:left="1440" w:hanging="360"/>
            <w:jc w:val="both"/>
          </w:pPr>
        </w:pPrChange>
      </w:pPr>
      <w:del w:id="1016" w:author="Tanish Sugnani" w:date="2017-05-21T01:41:00Z">
        <w:r w:rsidRPr="00354872" w:rsidDel="008B464E">
          <w:rPr>
            <w:b/>
            <w:bCs/>
            <w:color w:val="000000" w:themeColor="text1"/>
          </w:rPr>
          <w:delText>MATLAB Editor and Debugger</w:delText>
        </w:r>
        <w:r w:rsidRPr="00354872" w:rsidDel="008B464E">
          <w:rPr>
            <w:rStyle w:val="apple-converted-space"/>
            <w:color w:val="000000" w:themeColor="text1"/>
          </w:rPr>
          <w:delText> </w:delText>
        </w:r>
        <w:r w:rsidRPr="00354872" w:rsidDel="008B464E">
          <w:rPr>
            <w:color w:val="000000" w:themeColor="text1"/>
          </w:rPr>
          <w:delText>- Provides sta</w:delText>
        </w:r>
        <w:r w:rsidR="00FB4417" w:rsidDel="008B464E">
          <w:rPr>
            <w:color w:val="000000" w:themeColor="text1"/>
          </w:rPr>
          <w:delText xml:space="preserve">ndard editing and debugging </w:delText>
        </w:r>
        <w:r w:rsidRPr="00354872" w:rsidDel="008B464E">
          <w:rPr>
            <w:color w:val="000000" w:themeColor="text1"/>
          </w:rPr>
          <w:delText>features, such as setting breakpoints and single stepping</w:delText>
        </w:r>
      </w:del>
    </w:p>
    <w:p w14:paraId="0F99ECC3" w14:textId="767328E9" w:rsidR="00630D86" w:rsidRPr="00354872" w:rsidDel="008B464E" w:rsidRDefault="00630D86" w:rsidP="00DD2988">
      <w:pPr>
        <w:pStyle w:val="NormalWeb"/>
        <w:numPr>
          <w:ilvl w:val="1"/>
          <w:numId w:val="1"/>
        </w:numPr>
        <w:shd w:val="clear" w:color="auto" w:fill="FFFFFF"/>
        <w:spacing w:after="264" w:line="360" w:lineRule="auto"/>
        <w:rPr>
          <w:del w:id="1017" w:author="Tanish Sugnani" w:date="2017-05-21T01:41:00Z"/>
          <w:color w:val="000000" w:themeColor="text1"/>
        </w:rPr>
        <w:pPrChange w:id="1018" w:author="Tanish Sugnani" w:date="2017-05-21T03:37:00Z">
          <w:pPr>
            <w:pStyle w:val="NormalWeb"/>
            <w:numPr>
              <w:ilvl w:val="1"/>
              <w:numId w:val="1"/>
            </w:numPr>
            <w:shd w:val="clear" w:color="auto" w:fill="FFFFFF"/>
            <w:spacing w:after="264" w:line="360" w:lineRule="auto"/>
            <w:ind w:left="1440" w:hanging="360"/>
            <w:jc w:val="both"/>
          </w:pPr>
        </w:pPrChange>
      </w:pPr>
      <w:del w:id="1019" w:author="Tanish Sugnani" w:date="2017-05-21T01:41:00Z">
        <w:r w:rsidRPr="00354872" w:rsidDel="008B464E">
          <w:rPr>
            <w:b/>
            <w:bCs/>
            <w:color w:val="000000" w:themeColor="text1"/>
          </w:rPr>
          <w:delText>Code Analyzer</w:delText>
        </w:r>
        <w:r w:rsidRPr="00354872" w:rsidDel="008B464E">
          <w:rPr>
            <w:rStyle w:val="apple-converted-space"/>
            <w:color w:val="000000" w:themeColor="text1"/>
          </w:rPr>
          <w:delText> </w:delText>
        </w:r>
        <w:r w:rsidRPr="00354872" w:rsidDel="008B464E">
          <w:rPr>
            <w:color w:val="000000" w:themeColor="text1"/>
          </w:rPr>
          <w:delText>- Checks the code fo</w:delText>
        </w:r>
        <w:r w:rsidR="00FB4417" w:rsidDel="008B464E">
          <w:rPr>
            <w:color w:val="000000" w:themeColor="text1"/>
          </w:rPr>
          <w:delText xml:space="preserve">r problems and recommends </w:delText>
        </w:r>
        <w:r w:rsidRPr="00354872" w:rsidDel="008B464E">
          <w:rPr>
            <w:color w:val="000000" w:themeColor="text1"/>
          </w:rPr>
          <w:delText>modifications to maximize performance and maintainability</w:delText>
        </w:r>
      </w:del>
    </w:p>
    <w:p w14:paraId="1F1CBE32" w14:textId="57C33489" w:rsidR="00630D86" w:rsidRPr="00354872" w:rsidDel="008B464E" w:rsidRDefault="00630D86" w:rsidP="00DD2988">
      <w:pPr>
        <w:pStyle w:val="NormalWeb"/>
        <w:numPr>
          <w:ilvl w:val="1"/>
          <w:numId w:val="1"/>
        </w:numPr>
        <w:shd w:val="clear" w:color="auto" w:fill="FFFFFF"/>
        <w:spacing w:after="264" w:line="360" w:lineRule="auto"/>
        <w:rPr>
          <w:del w:id="1020" w:author="Tanish Sugnani" w:date="2017-05-21T01:41:00Z"/>
          <w:color w:val="000000" w:themeColor="text1"/>
        </w:rPr>
        <w:pPrChange w:id="1021" w:author="Tanish Sugnani" w:date="2017-05-21T03:37:00Z">
          <w:pPr>
            <w:pStyle w:val="NormalWeb"/>
            <w:numPr>
              <w:ilvl w:val="1"/>
              <w:numId w:val="1"/>
            </w:numPr>
            <w:shd w:val="clear" w:color="auto" w:fill="FFFFFF"/>
            <w:spacing w:after="264" w:line="360" w:lineRule="auto"/>
            <w:ind w:left="1440" w:hanging="360"/>
            <w:jc w:val="both"/>
          </w:pPr>
        </w:pPrChange>
      </w:pPr>
      <w:del w:id="1022" w:author="Tanish Sugnani" w:date="2017-05-21T01:41:00Z">
        <w:r w:rsidRPr="00354872" w:rsidDel="008B464E">
          <w:rPr>
            <w:b/>
            <w:bCs/>
            <w:color w:val="000000" w:themeColor="text1"/>
          </w:rPr>
          <w:delText>MATLAB Profiler</w:delText>
        </w:r>
        <w:r w:rsidRPr="00354872" w:rsidDel="008B464E">
          <w:rPr>
            <w:rStyle w:val="apple-converted-space"/>
            <w:color w:val="000000" w:themeColor="text1"/>
          </w:rPr>
          <w:delText> </w:delText>
        </w:r>
        <w:r w:rsidRPr="00354872" w:rsidDel="008B464E">
          <w:rPr>
            <w:color w:val="000000" w:themeColor="text1"/>
          </w:rPr>
          <w:delText>- Records the time spent executing each line of code</w:delText>
        </w:r>
      </w:del>
    </w:p>
    <w:p w14:paraId="2CB95756" w14:textId="596FF854" w:rsidR="00C46ECE" w:rsidDel="00A57D37" w:rsidRDefault="00630D86" w:rsidP="00DD2988">
      <w:pPr>
        <w:pStyle w:val="NormalWeb"/>
        <w:numPr>
          <w:ilvl w:val="1"/>
          <w:numId w:val="1"/>
        </w:numPr>
        <w:shd w:val="clear" w:color="auto" w:fill="FFFFFF"/>
        <w:spacing w:after="264" w:line="360" w:lineRule="auto"/>
        <w:rPr>
          <w:del w:id="1023" w:author="Tanish Sugnani" w:date="2017-05-16T12:22:00Z"/>
          <w:color w:val="000000" w:themeColor="text1"/>
        </w:rPr>
        <w:pPrChange w:id="1024" w:author="Tanish Sugnani" w:date="2017-05-21T03:37:00Z">
          <w:pPr>
            <w:pStyle w:val="NormalWeb"/>
            <w:numPr>
              <w:ilvl w:val="1"/>
              <w:numId w:val="1"/>
            </w:numPr>
            <w:shd w:val="clear" w:color="auto" w:fill="FFFFFF"/>
            <w:spacing w:after="264" w:line="360" w:lineRule="auto"/>
            <w:ind w:left="1440" w:hanging="360"/>
            <w:jc w:val="both"/>
          </w:pPr>
        </w:pPrChange>
      </w:pPr>
      <w:del w:id="1025" w:author="Tanish Sugnani" w:date="2017-05-21T01:41:00Z">
        <w:r w:rsidRPr="00354872" w:rsidDel="008B464E">
          <w:rPr>
            <w:b/>
            <w:bCs/>
            <w:color w:val="000000" w:themeColor="text1"/>
          </w:rPr>
          <w:delText>Directory Reports</w:delText>
        </w:r>
        <w:r w:rsidRPr="00354872" w:rsidDel="008B464E">
          <w:rPr>
            <w:rStyle w:val="apple-converted-space"/>
            <w:color w:val="000000" w:themeColor="text1"/>
          </w:rPr>
          <w:delText> </w:delText>
        </w:r>
        <w:r w:rsidRPr="00354872" w:rsidDel="008B464E">
          <w:rPr>
            <w:color w:val="000000" w:themeColor="text1"/>
          </w:rPr>
          <w:delText xml:space="preserve">- Scan all the files in </w:delText>
        </w:r>
        <w:r w:rsidR="00FB4417" w:rsidDel="008B464E">
          <w:rPr>
            <w:color w:val="000000" w:themeColor="text1"/>
          </w:rPr>
          <w:delText xml:space="preserve">a directory and report on code </w:delText>
        </w:r>
        <w:r w:rsidDel="008B464E">
          <w:rPr>
            <w:color w:val="000000" w:themeColor="text1"/>
          </w:rPr>
          <w:delText xml:space="preserve">efficiency, </w:delText>
        </w:r>
        <w:r w:rsidRPr="00354872" w:rsidDel="008B464E">
          <w:rPr>
            <w:color w:val="000000" w:themeColor="text1"/>
          </w:rPr>
          <w:delText>file differences, file dependencies, and code coverage.</w:delText>
        </w:r>
      </w:del>
    </w:p>
    <w:p w14:paraId="5D58498B" w14:textId="37969D7C" w:rsidR="00FB6A06" w:rsidRPr="0094510E" w:rsidDel="008B464E" w:rsidRDefault="00FB6A06" w:rsidP="00DD2988">
      <w:pPr>
        <w:pStyle w:val="NormalWeb"/>
        <w:numPr>
          <w:ilvl w:val="1"/>
          <w:numId w:val="1"/>
        </w:numPr>
        <w:shd w:val="clear" w:color="auto" w:fill="FFFFFF"/>
        <w:spacing w:after="264" w:line="360" w:lineRule="auto"/>
        <w:rPr>
          <w:del w:id="1026" w:author="Tanish Sugnani" w:date="2017-05-21T01:41:00Z"/>
          <w:color w:val="000000" w:themeColor="text1"/>
        </w:rPr>
        <w:pPrChange w:id="1027" w:author="Tanish Sugnani" w:date="2017-05-21T03:37:00Z">
          <w:pPr>
            <w:pStyle w:val="NormalWeb"/>
            <w:shd w:val="clear" w:color="auto" w:fill="FFFFFF"/>
            <w:spacing w:after="264" w:line="360" w:lineRule="auto"/>
            <w:ind w:left="1440"/>
            <w:jc w:val="both"/>
          </w:pPr>
        </w:pPrChange>
      </w:pPr>
    </w:p>
    <w:tbl>
      <w:tblPr>
        <w:tblpPr w:leftFromText="180" w:rightFromText="180" w:vertAnchor="text" w:horzAnchor="margin" w:tblpXSpec="center" w:tblpY="52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988"/>
        <w:gridCol w:w="3060"/>
        <w:tblGridChange w:id="1028">
          <w:tblGrid>
            <w:gridCol w:w="113"/>
            <w:gridCol w:w="2875"/>
            <w:gridCol w:w="113"/>
            <w:gridCol w:w="2947"/>
            <w:gridCol w:w="113"/>
          </w:tblGrid>
        </w:tblGridChange>
      </w:tblGrid>
      <w:tr w:rsidR="00630D86" w:rsidRPr="00354872" w:rsidDel="008B464E" w14:paraId="433194AC" w14:textId="695AB8DD" w:rsidTr="009B6AE3">
        <w:trPr>
          <w:del w:id="1029" w:author="Tanish Sugnani" w:date="2017-05-21T01:41:00Z"/>
        </w:trPr>
        <w:tc>
          <w:tcPr>
            <w:tcW w:w="2988" w:type="dxa"/>
          </w:tcPr>
          <w:p w14:paraId="1F0A4864" w14:textId="1A26707E" w:rsidR="00630D86" w:rsidRPr="00354872" w:rsidDel="008B464E" w:rsidRDefault="00630D86" w:rsidP="00DD2988">
            <w:pPr>
              <w:pStyle w:val="Body"/>
              <w:spacing w:line="360" w:lineRule="auto"/>
              <w:rPr>
                <w:del w:id="1030" w:author="Tanish Sugnani" w:date="2017-05-21T01:41:00Z"/>
                <w:rFonts w:ascii="Times New Roman" w:hAnsi="Times New Roman"/>
                <w:b/>
                <w:color w:val="000000" w:themeColor="text1"/>
                <w:szCs w:val="24"/>
              </w:rPr>
              <w:pPrChange w:id="1031" w:author="Tanish Sugnani" w:date="2017-05-21T03:37:00Z">
                <w:pPr>
                  <w:pStyle w:val="Body"/>
                  <w:framePr w:hSpace="180" w:wrap="around" w:vAnchor="text" w:hAnchor="margin" w:xAlign="center" w:y="528"/>
                  <w:spacing w:line="360" w:lineRule="auto"/>
                </w:pPr>
              </w:pPrChange>
            </w:pPr>
            <w:del w:id="1032" w:author="Tanish Sugnani" w:date="2017-05-21T01:41:00Z">
              <w:r w:rsidRPr="00354872" w:rsidDel="008B464E">
                <w:rPr>
                  <w:rFonts w:ascii="Times New Roman" w:hAnsi="Times New Roman"/>
                  <w:b/>
                  <w:color w:val="000000" w:themeColor="text1"/>
                  <w:szCs w:val="24"/>
                </w:rPr>
                <w:delText>Item</w:delText>
              </w:r>
            </w:del>
          </w:p>
        </w:tc>
        <w:tc>
          <w:tcPr>
            <w:tcW w:w="3060" w:type="dxa"/>
          </w:tcPr>
          <w:p w14:paraId="6887F792" w14:textId="21237C0D" w:rsidR="00630D86" w:rsidRPr="00354872" w:rsidDel="008B464E" w:rsidRDefault="00630D86" w:rsidP="00DD2988">
            <w:pPr>
              <w:pStyle w:val="Body"/>
              <w:spacing w:line="360" w:lineRule="auto"/>
              <w:rPr>
                <w:del w:id="1033" w:author="Tanish Sugnani" w:date="2017-05-21T01:41:00Z"/>
                <w:rFonts w:ascii="Times New Roman" w:hAnsi="Times New Roman"/>
                <w:b/>
                <w:color w:val="000000" w:themeColor="text1"/>
                <w:szCs w:val="24"/>
              </w:rPr>
              <w:pPrChange w:id="1034" w:author="Tanish Sugnani" w:date="2017-05-21T03:37:00Z">
                <w:pPr>
                  <w:pStyle w:val="Body"/>
                  <w:framePr w:hSpace="180" w:wrap="around" w:vAnchor="text" w:hAnchor="margin" w:xAlign="center" w:y="528"/>
                  <w:spacing w:line="360" w:lineRule="auto"/>
                </w:pPr>
              </w:pPrChange>
            </w:pPr>
            <w:del w:id="1035" w:author="Tanish Sugnani" w:date="2017-05-21T01:41:00Z">
              <w:r w:rsidRPr="00354872" w:rsidDel="008B464E">
                <w:rPr>
                  <w:rFonts w:ascii="Times New Roman" w:hAnsi="Times New Roman"/>
                  <w:b/>
                  <w:color w:val="000000" w:themeColor="text1"/>
                  <w:szCs w:val="24"/>
                </w:rPr>
                <w:delText>Selection</w:delText>
              </w:r>
            </w:del>
          </w:p>
        </w:tc>
      </w:tr>
      <w:tr w:rsidR="00630D86" w:rsidRPr="00354872" w:rsidDel="008B464E" w14:paraId="4A341455" w14:textId="3E67A4E5" w:rsidTr="009B6AE3">
        <w:trPr>
          <w:del w:id="1036" w:author="Tanish Sugnani" w:date="2017-05-21T01:41:00Z"/>
        </w:trPr>
        <w:tc>
          <w:tcPr>
            <w:tcW w:w="2988" w:type="dxa"/>
          </w:tcPr>
          <w:p w14:paraId="60217541" w14:textId="4D21EE2F" w:rsidR="00630D86" w:rsidRPr="00354872" w:rsidDel="008B464E" w:rsidRDefault="00630D86" w:rsidP="00DD2988">
            <w:pPr>
              <w:pStyle w:val="Body"/>
              <w:spacing w:before="60" w:line="360" w:lineRule="auto"/>
              <w:rPr>
                <w:del w:id="1037" w:author="Tanish Sugnani" w:date="2017-05-21T01:41:00Z"/>
                <w:rFonts w:ascii="Times New Roman" w:hAnsi="Times New Roman"/>
                <w:bCs/>
                <w:color w:val="000000" w:themeColor="text1"/>
                <w:szCs w:val="24"/>
              </w:rPr>
              <w:pPrChange w:id="1038" w:author="Tanish Sugnani" w:date="2017-05-21T03:37:00Z">
                <w:pPr>
                  <w:pStyle w:val="Body"/>
                  <w:framePr w:hSpace="180" w:wrap="around" w:vAnchor="text" w:hAnchor="margin" w:xAlign="center" w:y="528"/>
                  <w:spacing w:before="60" w:line="360" w:lineRule="auto"/>
                </w:pPr>
              </w:pPrChange>
            </w:pPr>
            <w:del w:id="1039" w:author="Tanish Sugnani" w:date="2017-05-21T01:41:00Z">
              <w:r w:rsidRPr="00354872" w:rsidDel="008B464E">
                <w:rPr>
                  <w:rFonts w:ascii="Times New Roman" w:hAnsi="Times New Roman"/>
                  <w:bCs/>
                  <w:color w:val="000000" w:themeColor="text1"/>
                  <w:szCs w:val="24"/>
                </w:rPr>
                <w:delText>Language</w:delText>
              </w:r>
            </w:del>
          </w:p>
        </w:tc>
        <w:tc>
          <w:tcPr>
            <w:tcW w:w="3060" w:type="dxa"/>
          </w:tcPr>
          <w:p w14:paraId="7E9C3898" w14:textId="16DD2F2E" w:rsidR="00630D86" w:rsidRPr="00354872" w:rsidDel="008B464E" w:rsidRDefault="00630D86" w:rsidP="00DD2988">
            <w:pPr>
              <w:pStyle w:val="Body"/>
              <w:spacing w:before="60" w:line="360" w:lineRule="auto"/>
              <w:rPr>
                <w:del w:id="1040" w:author="Tanish Sugnani" w:date="2017-05-21T01:41:00Z"/>
                <w:rFonts w:ascii="Times New Roman" w:hAnsi="Times New Roman"/>
                <w:bCs/>
                <w:color w:val="000000" w:themeColor="text1"/>
                <w:szCs w:val="24"/>
              </w:rPr>
              <w:pPrChange w:id="1041" w:author="Tanish Sugnani" w:date="2017-05-21T03:37:00Z">
                <w:pPr>
                  <w:pStyle w:val="Body"/>
                  <w:framePr w:hSpace="180" w:wrap="around" w:vAnchor="text" w:hAnchor="margin" w:xAlign="center" w:y="528"/>
                  <w:spacing w:before="60" w:line="360" w:lineRule="auto"/>
                </w:pPr>
              </w:pPrChange>
            </w:pPr>
            <w:del w:id="1042" w:author="Tanish Sugnani" w:date="2017-05-21T01:41:00Z">
              <w:r w:rsidRPr="00354872" w:rsidDel="008B464E">
                <w:rPr>
                  <w:rFonts w:ascii="Times New Roman" w:hAnsi="Times New Roman"/>
                  <w:bCs/>
                  <w:color w:val="000000" w:themeColor="text1"/>
                  <w:szCs w:val="24"/>
                </w:rPr>
                <w:delText>MATLAB Programming Language</w:delText>
              </w:r>
            </w:del>
          </w:p>
        </w:tc>
      </w:tr>
      <w:tr w:rsidR="00630D86" w:rsidRPr="00354872" w:rsidDel="008B464E" w14:paraId="7DEA4496" w14:textId="0E1EBC4E" w:rsidTr="009B6AE3">
        <w:trPr>
          <w:del w:id="1043" w:author="Tanish Sugnani" w:date="2017-05-21T01:41:00Z"/>
        </w:trPr>
        <w:tc>
          <w:tcPr>
            <w:tcW w:w="2988" w:type="dxa"/>
          </w:tcPr>
          <w:p w14:paraId="4AFCD71F" w14:textId="5851A6BF" w:rsidR="00630D86" w:rsidRPr="00354872" w:rsidDel="008B464E" w:rsidRDefault="00630D86" w:rsidP="00DD2988">
            <w:pPr>
              <w:pStyle w:val="Body"/>
              <w:spacing w:before="60" w:line="360" w:lineRule="auto"/>
              <w:rPr>
                <w:del w:id="1044" w:author="Tanish Sugnani" w:date="2017-05-21T01:41:00Z"/>
                <w:rFonts w:ascii="Times New Roman" w:hAnsi="Times New Roman"/>
                <w:bCs/>
                <w:color w:val="000000" w:themeColor="text1"/>
                <w:szCs w:val="24"/>
              </w:rPr>
              <w:pPrChange w:id="1045" w:author="Tanish Sugnani" w:date="2017-05-21T03:37:00Z">
                <w:pPr>
                  <w:pStyle w:val="Body"/>
                  <w:framePr w:hSpace="180" w:wrap="around" w:vAnchor="text" w:hAnchor="margin" w:xAlign="center" w:y="528"/>
                  <w:spacing w:before="60" w:line="360" w:lineRule="auto"/>
                </w:pPr>
              </w:pPrChange>
            </w:pPr>
            <w:del w:id="1046" w:author="Tanish Sugnani" w:date="2017-05-21T01:41:00Z">
              <w:r w:rsidRPr="00354872" w:rsidDel="008B464E">
                <w:rPr>
                  <w:rFonts w:ascii="Times New Roman" w:hAnsi="Times New Roman"/>
                  <w:bCs/>
                  <w:color w:val="000000" w:themeColor="text1"/>
                  <w:szCs w:val="24"/>
                </w:rPr>
                <w:delText>Editor</w:delText>
              </w:r>
            </w:del>
          </w:p>
        </w:tc>
        <w:tc>
          <w:tcPr>
            <w:tcW w:w="3060" w:type="dxa"/>
          </w:tcPr>
          <w:p w14:paraId="60D59CB9" w14:textId="1A10B5E4" w:rsidR="00630D86" w:rsidRPr="00354872" w:rsidDel="008B464E" w:rsidRDefault="00630D86" w:rsidP="00DD2988">
            <w:pPr>
              <w:pStyle w:val="Body"/>
              <w:spacing w:before="60" w:line="360" w:lineRule="auto"/>
              <w:rPr>
                <w:del w:id="1047" w:author="Tanish Sugnani" w:date="2017-05-21T01:41:00Z"/>
                <w:rFonts w:ascii="Times New Roman" w:hAnsi="Times New Roman"/>
                <w:bCs/>
                <w:color w:val="000000" w:themeColor="text1"/>
                <w:szCs w:val="24"/>
              </w:rPr>
              <w:pPrChange w:id="1048" w:author="Tanish Sugnani" w:date="2017-05-21T03:37:00Z">
                <w:pPr>
                  <w:pStyle w:val="Body"/>
                  <w:framePr w:hSpace="180" w:wrap="around" w:vAnchor="text" w:hAnchor="margin" w:xAlign="center" w:y="528"/>
                  <w:spacing w:before="60" w:line="360" w:lineRule="auto"/>
                </w:pPr>
              </w:pPrChange>
            </w:pPr>
            <w:del w:id="1049" w:author="Tanish Sugnani" w:date="2017-05-21T01:41:00Z">
              <w:r w:rsidRPr="00354872" w:rsidDel="008B464E">
                <w:rPr>
                  <w:rFonts w:ascii="Times New Roman" w:hAnsi="Times New Roman"/>
                  <w:bCs/>
                  <w:color w:val="000000" w:themeColor="text1"/>
                  <w:szCs w:val="24"/>
                </w:rPr>
                <w:delText xml:space="preserve">MATLAB Editor </w:delText>
              </w:r>
            </w:del>
          </w:p>
        </w:tc>
      </w:tr>
      <w:tr w:rsidR="00630D86" w:rsidRPr="00354872" w:rsidDel="008B464E" w14:paraId="47F505D7" w14:textId="744DDD28" w:rsidTr="00827EB6">
        <w:tblPrEx>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Change w:id="1050" w:author="Tanish Sugnani" w:date="2017-05-16T17:17:00Z">
            <w:tblPrEx>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blPrExChange>
        </w:tblPrEx>
        <w:trPr>
          <w:trHeight w:val="70"/>
          <w:del w:id="1051" w:author="Tanish Sugnani" w:date="2017-05-21T01:41:00Z"/>
          <w:trPrChange w:id="1052" w:author="Tanish Sugnani" w:date="2017-05-16T17:17:00Z">
            <w:trPr>
              <w:gridAfter w:val="0"/>
            </w:trPr>
          </w:trPrChange>
        </w:trPr>
        <w:tc>
          <w:tcPr>
            <w:tcW w:w="2988" w:type="dxa"/>
            <w:tcPrChange w:id="1053" w:author="Tanish Sugnani" w:date="2017-05-16T17:17:00Z">
              <w:tcPr>
                <w:tcW w:w="2988" w:type="dxa"/>
                <w:gridSpan w:val="2"/>
              </w:tcPr>
            </w:tcPrChange>
          </w:tcPr>
          <w:p w14:paraId="1F563777" w14:textId="1D204ACE" w:rsidR="00630D86" w:rsidRPr="00354872" w:rsidDel="008B464E" w:rsidRDefault="00630D86" w:rsidP="00DD2988">
            <w:pPr>
              <w:pStyle w:val="Body"/>
              <w:spacing w:before="60" w:line="360" w:lineRule="auto"/>
              <w:rPr>
                <w:del w:id="1054" w:author="Tanish Sugnani" w:date="2017-05-21T01:41:00Z"/>
                <w:rFonts w:ascii="Times New Roman" w:hAnsi="Times New Roman"/>
                <w:bCs/>
                <w:color w:val="000000" w:themeColor="text1"/>
                <w:szCs w:val="24"/>
              </w:rPr>
              <w:pPrChange w:id="1055" w:author="Tanish Sugnani" w:date="2017-05-21T03:37:00Z">
                <w:pPr>
                  <w:pStyle w:val="Body"/>
                  <w:framePr w:hSpace="180" w:wrap="around" w:vAnchor="text" w:hAnchor="margin" w:xAlign="center" w:y="528"/>
                  <w:spacing w:before="60" w:line="360" w:lineRule="auto"/>
                </w:pPr>
              </w:pPrChange>
            </w:pPr>
            <w:del w:id="1056" w:author="Tanish Sugnani" w:date="2017-05-21T01:41:00Z">
              <w:r w:rsidRPr="00354872" w:rsidDel="008B464E">
                <w:rPr>
                  <w:rFonts w:ascii="Times New Roman" w:hAnsi="Times New Roman"/>
                  <w:bCs/>
                  <w:color w:val="000000" w:themeColor="text1"/>
                  <w:szCs w:val="24"/>
                </w:rPr>
                <w:delText>Debugging tools</w:delText>
              </w:r>
            </w:del>
          </w:p>
        </w:tc>
        <w:tc>
          <w:tcPr>
            <w:tcW w:w="3060" w:type="dxa"/>
            <w:tcPrChange w:id="1057" w:author="Tanish Sugnani" w:date="2017-05-16T17:17:00Z">
              <w:tcPr>
                <w:tcW w:w="3060" w:type="dxa"/>
                <w:gridSpan w:val="2"/>
              </w:tcPr>
            </w:tcPrChange>
          </w:tcPr>
          <w:p w14:paraId="499A8534" w14:textId="5F52532D" w:rsidR="00630D86" w:rsidRPr="00354872" w:rsidDel="008B464E" w:rsidRDefault="00630D86" w:rsidP="00DD2988">
            <w:pPr>
              <w:pStyle w:val="Body"/>
              <w:spacing w:before="60" w:line="360" w:lineRule="auto"/>
              <w:rPr>
                <w:del w:id="1058" w:author="Tanish Sugnani" w:date="2017-05-21T01:41:00Z"/>
                <w:rFonts w:ascii="Times New Roman" w:hAnsi="Times New Roman"/>
                <w:bCs/>
                <w:color w:val="000000" w:themeColor="text1"/>
                <w:szCs w:val="24"/>
              </w:rPr>
              <w:pPrChange w:id="1059" w:author="Tanish Sugnani" w:date="2017-05-21T03:37:00Z">
                <w:pPr>
                  <w:pStyle w:val="Body"/>
                  <w:framePr w:hSpace="180" w:wrap="around" w:vAnchor="text" w:hAnchor="margin" w:xAlign="center" w:y="528"/>
                  <w:spacing w:before="60" w:line="360" w:lineRule="auto"/>
                </w:pPr>
              </w:pPrChange>
            </w:pPr>
            <w:del w:id="1060" w:author="Tanish Sugnani" w:date="2017-05-21T01:41:00Z">
              <w:r w:rsidRPr="00354872" w:rsidDel="008B464E">
                <w:rPr>
                  <w:rFonts w:ascii="Times New Roman" w:hAnsi="Times New Roman"/>
                  <w:bCs/>
                  <w:color w:val="000000" w:themeColor="text1"/>
                  <w:szCs w:val="24"/>
                </w:rPr>
                <w:delText>MATLAB Debugger</w:delText>
              </w:r>
            </w:del>
          </w:p>
        </w:tc>
      </w:tr>
    </w:tbl>
    <w:p w14:paraId="1DEDDCCE" w14:textId="6FDB8DF9" w:rsidR="00630D86" w:rsidDel="00DD2988" w:rsidRDefault="00630D86" w:rsidP="00DD2988">
      <w:pPr>
        <w:rPr>
          <w:del w:id="1061" w:author="Tanish Sugnani" w:date="2017-05-21T01:41:00Z"/>
          <w:color w:val="000000" w:themeColor="text1"/>
        </w:rPr>
        <w:pPrChange w:id="1062" w:author="Tanish Sugnani" w:date="2017-05-21T03:37:00Z">
          <w:pPr>
            <w:jc w:val="center"/>
          </w:pPr>
        </w:pPrChange>
      </w:pPr>
    </w:p>
    <w:p w14:paraId="798D7B3C" w14:textId="77777777" w:rsidR="00DD2988" w:rsidRDefault="00DD2988" w:rsidP="00DD2988">
      <w:pPr>
        <w:rPr>
          <w:ins w:id="1063" w:author="Tanish Sugnani" w:date="2017-05-21T03:34:00Z"/>
          <w:color w:val="000000" w:themeColor="text1"/>
        </w:rPr>
        <w:pPrChange w:id="1064" w:author="Tanish Sugnani" w:date="2017-05-21T03:37:00Z">
          <w:pPr>
            <w:jc w:val="center"/>
          </w:pPr>
        </w:pPrChange>
      </w:pPr>
    </w:p>
    <w:p w14:paraId="7310AA20" w14:textId="369D813C" w:rsidR="0051761A" w:rsidRPr="00DD2988" w:rsidRDefault="00DD2988">
      <w:pPr>
        <w:rPr>
          <w:ins w:id="1065" w:author="Tanish Sugnani" w:date="2017-05-21T03:30:00Z"/>
          <w:rFonts w:ascii="Times New Roman" w:hAnsi="Times New Roman" w:cs="Times New Roman"/>
          <w:b/>
          <w:color w:val="000000" w:themeColor="text1"/>
          <w:sz w:val="32"/>
          <w:szCs w:val="32"/>
          <w:rPrChange w:id="1066" w:author="Tanish Sugnani" w:date="2017-05-21T03:34:00Z">
            <w:rPr>
              <w:ins w:id="1067" w:author="Tanish Sugnani" w:date="2017-05-21T03:30:00Z"/>
              <w:color w:val="000000" w:themeColor="text1"/>
            </w:rPr>
          </w:rPrChange>
        </w:rPr>
        <w:pPrChange w:id="1068" w:author="Tanish Sugnani" w:date="2017-05-20T21:29:00Z">
          <w:pPr>
            <w:jc w:val="center"/>
          </w:pPr>
        </w:pPrChange>
      </w:pPr>
      <w:ins w:id="1069" w:author="Tanish Sugnani" w:date="2017-05-21T03:34:00Z">
        <w:r>
          <w:rPr>
            <w:rFonts w:ascii="Times New Roman" w:hAnsi="Times New Roman" w:cs="Times New Roman"/>
            <w:b/>
            <w:color w:val="000000" w:themeColor="text1"/>
            <w:sz w:val="32"/>
            <w:szCs w:val="32"/>
          </w:rPr>
          <w:lastRenderedPageBreak/>
          <w:t>5.3 SEQUENCE DIAGRAM</w:t>
        </w:r>
      </w:ins>
    </w:p>
    <w:p w14:paraId="615B7CBE" w14:textId="28993EFA" w:rsidR="0051761A" w:rsidRDefault="0051761A">
      <w:pPr>
        <w:rPr>
          <w:ins w:id="1070" w:author="Tanish Sugnani" w:date="2017-05-21T03:30:00Z"/>
          <w:color w:val="000000" w:themeColor="text1"/>
        </w:rPr>
        <w:pPrChange w:id="1071" w:author="Tanish Sugnani" w:date="2017-05-20T21:29:00Z">
          <w:pPr>
            <w:jc w:val="center"/>
          </w:pPr>
        </w:pPrChange>
      </w:pPr>
      <w:ins w:id="1072" w:author="Tanish Sugnani" w:date="2017-05-21T03:33:00Z">
        <w:r w:rsidRPr="0051761A">
          <w:rPr>
            <w:noProof/>
            <w:color w:val="000000" w:themeColor="text1"/>
            <w:lang w:val="en-US"/>
          </w:rPr>
          <w:drawing>
            <wp:inline distT="0" distB="0" distL="0" distR="0" wp14:anchorId="429FBEEA" wp14:editId="400A9FA8">
              <wp:extent cx="5630500" cy="6134702"/>
              <wp:effectExtent l="0" t="0" r="8890" b="0"/>
              <wp:docPr id="38" name="Picture 38" descr="C:\Users\Tanish Sugnani\Documents\final year\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ish Sugnani\Documents\final year\sequenc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5255" cy="6139883"/>
                      </a:xfrm>
                      <a:prstGeom prst="rect">
                        <a:avLst/>
                      </a:prstGeom>
                      <a:noFill/>
                      <a:ln>
                        <a:noFill/>
                      </a:ln>
                    </pic:spPr>
                  </pic:pic>
                </a:graphicData>
              </a:graphic>
            </wp:inline>
          </w:drawing>
        </w:r>
      </w:ins>
    </w:p>
    <w:p w14:paraId="0DCD6D41" w14:textId="5CEBF4CA" w:rsidR="0051761A" w:rsidRPr="00DD2988" w:rsidRDefault="00DD2988">
      <w:pPr>
        <w:rPr>
          <w:ins w:id="1073" w:author="Tanish Sugnani" w:date="2017-05-21T03:30:00Z"/>
          <w:rFonts w:ascii="Times New Roman" w:hAnsi="Times New Roman" w:cs="Times New Roman"/>
          <w:b/>
          <w:color w:val="000000" w:themeColor="text1"/>
          <w:sz w:val="24"/>
          <w:rPrChange w:id="1074" w:author="Tanish Sugnani" w:date="2017-05-21T03:40:00Z">
            <w:rPr>
              <w:ins w:id="1075" w:author="Tanish Sugnani" w:date="2017-05-21T03:30:00Z"/>
              <w:color w:val="000000" w:themeColor="text1"/>
            </w:rPr>
          </w:rPrChange>
        </w:rPr>
        <w:pPrChange w:id="1076" w:author="Tanish Sugnani" w:date="2017-05-20T21:29:00Z">
          <w:pPr>
            <w:jc w:val="center"/>
          </w:pPr>
        </w:pPrChange>
      </w:pPr>
      <w:ins w:id="1077" w:author="Tanish Sugnani" w:date="2017-05-21T03:40:00Z">
        <w:r>
          <w:rPr>
            <w:rFonts w:ascii="Times New Roman" w:hAnsi="Times New Roman" w:cs="Times New Roman"/>
            <w:b/>
            <w:color w:val="000000" w:themeColor="text1"/>
            <w:sz w:val="24"/>
          </w:rPr>
          <w:t>Fig.5.3: Sequence diagram</w:t>
        </w:r>
      </w:ins>
    </w:p>
    <w:p w14:paraId="1CE4FD21" w14:textId="77777777" w:rsidR="0051761A" w:rsidRPr="00DD2988" w:rsidRDefault="0051761A">
      <w:pPr>
        <w:rPr>
          <w:ins w:id="1078" w:author="Tanish Sugnani" w:date="2017-05-21T03:30:00Z"/>
          <w:rFonts w:ascii="Times New Roman" w:hAnsi="Times New Roman" w:cs="Times New Roman"/>
          <w:color w:val="000000" w:themeColor="text1"/>
          <w:sz w:val="24"/>
          <w:rPrChange w:id="1079" w:author="Tanish Sugnani" w:date="2017-05-21T03:40:00Z">
            <w:rPr>
              <w:ins w:id="1080" w:author="Tanish Sugnani" w:date="2017-05-21T03:30:00Z"/>
              <w:color w:val="000000" w:themeColor="text1"/>
            </w:rPr>
          </w:rPrChange>
        </w:rPr>
        <w:pPrChange w:id="1081" w:author="Tanish Sugnani" w:date="2017-05-20T21:29:00Z">
          <w:pPr>
            <w:jc w:val="center"/>
          </w:pPr>
        </w:pPrChange>
      </w:pPr>
    </w:p>
    <w:p w14:paraId="17CF9C67" w14:textId="77777777" w:rsidR="0051761A" w:rsidRPr="00DD2988" w:rsidRDefault="0051761A">
      <w:pPr>
        <w:rPr>
          <w:ins w:id="1082" w:author="Tanish Sugnani" w:date="2017-05-21T03:31:00Z"/>
          <w:rFonts w:ascii="Times New Roman" w:hAnsi="Times New Roman" w:cs="Times New Roman"/>
          <w:color w:val="000000" w:themeColor="text1"/>
          <w:sz w:val="24"/>
          <w:rPrChange w:id="1083" w:author="Tanish Sugnani" w:date="2017-05-21T03:40:00Z">
            <w:rPr>
              <w:ins w:id="1084" w:author="Tanish Sugnani" w:date="2017-05-21T03:31:00Z"/>
              <w:color w:val="000000" w:themeColor="text1"/>
            </w:rPr>
          </w:rPrChange>
        </w:rPr>
        <w:pPrChange w:id="1085" w:author="Tanish Sugnani" w:date="2017-05-20T21:29:00Z">
          <w:pPr>
            <w:jc w:val="center"/>
          </w:pPr>
        </w:pPrChange>
      </w:pPr>
    </w:p>
    <w:p w14:paraId="12AFE4DA" w14:textId="77777777" w:rsidR="0051761A" w:rsidRPr="00DD2988" w:rsidRDefault="0051761A">
      <w:pPr>
        <w:rPr>
          <w:ins w:id="1086" w:author="Tanish Sugnani" w:date="2017-05-21T03:31:00Z"/>
          <w:rFonts w:ascii="Times New Roman" w:hAnsi="Times New Roman" w:cs="Times New Roman"/>
          <w:color w:val="000000" w:themeColor="text1"/>
          <w:sz w:val="24"/>
          <w:rPrChange w:id="1087" w:author="Tanish Sugnani" w:date="2017-05-21T03:40:00Z">
            <w:rPr>
              <w:ins w:id="1088" w:author="Tanish Sugnani" w:date="2017-05-21T03:31:00Z"/>
              <w:color w:val="000000" w:themeColor="text1"/>
            </w:rPr>
          </w:rPrChange>
        </w:rPr>
        <w:pPrChange w:id="1089" w:author="Tanish Sugnani" w:date="2017-05-20T21:29:00Z">
          <w:pPr>
            <w:jc w:val="center"/>
          </w:pPr>
        </w:pPrChange>
      </w:pPr>
    </w:p>
    <w:p w14:paraId="00EB32FA" w14:textId="77777777" w:rsidR="0051761A" w:rsidRPr="00DD2988" w:rsidRDefault="0051761A">
      <w:pPr>
        <w:rPr>
          <w:ins w:id="1090" w:author="Tanish Sugnani" w:date="2017-05-21T03:31:00Z"/>
          <w:rFonts w:ascii="Times New Roman" w:hAnsi="Times New Roman" w:cs="Times New Roman"/>
          <w:color w:val="000000" w:themeColor="text1"/>
          <w:sz w:val="24"/>
          <w:rPrChange w:id="1091" w:author="Tanish Sugnani" w:date="2017-05-21T03:40:00Z">
            <w:rPr>
              <w:ins w:id="1092" w:author="Tanish Sugnani" w:date="2017-05-21T03:31:00Z"/>
              <w:color w:val="000000" w:themeColor="text1"/>
            </w:rPr>
          </w:rPrChange>
        </w:rPr>
        <w:pPrChange w:id="1093" w:author="Tanish Sugnani" w:date="2017-05-20T21:29:00Z">
          <w:pPr>
            <w:jc w:val="center"/>
          </w:pPr>
        </w:pPrChange>
      </w:pPr>
    </w:p>
    <w:p w14:paraId="5A0F41A3" w14:textId="77777777" w:rsidR="0051761A" w:rsidRPr="00DD2988" w:rsidRDefault="0051761A">
      <w:pPr>
        <w:rPr>
          <w:ins w:id="1094" w:author="Tanish Sugnani" w:date="2017-05-21T03:31:00Z"/>
          <w:rFonts w:ascii="Times New Roman" w:hAnsi="Times New Roman" w:cs="Times New Roman"/>
          <w:color w:val="000000" w:themeColor="text1"/>
          <w:sz w:val="24"/>
          <w:rPrChange w:id="1095" w:author="Tanish Sugnani" w:date="2017-05-21T03:40:00Z">
            <w:rPr>
              <w:ins w:id="1096" w:author="Tanish Sugnani" w:date="2017-05-21T03:31:00Z"/>
              <w:color w:val="000000" w:themeColor="text1"/>
            </w:rPr>
          </w:rPrChange>
        </w:rPr>
        <w:pPrChange w:id="1097" w:author="Tanish Sugnani" w:date="2017-05-20T21:29:00Z">
          <w:pPr>
            <w:jc w:val="center"/>
          </w:pPr>
        </w:pPrChange>
      </w:pPr>
    </w:p>
    <w:p w14:paraId="493C7A31" w14:textId="54E28862" w:rsidR="00BB13A4" w:rsidRPr="00DD2988" w:rsidDel="00DD2988" w:rsidRDefault="00BB13A4">
      <w:pPr>
        <w:rPr>
          <w:del w:id="1098" w:author="Tanish Sugnani" w:date="2017-05-21T01:41:00Z"/>
          <w:rFonts w:ascii="Times New Roman" w:hAnsi="Times New Roman" w:cs="Times New Roman"/>
          <w:color w:val="000000" w:themeColor="text1"/>
          <w:sz w:val="24"/>
          <w:rPrChange w:id="1099" w:author="Tanish Sugnani" w:date="2017-05-21T03:40:00Z">
            <w:rPr>
              <w:del w:id="1100" w:author="Tanish Sugnani" w:date="2017-05-21T01:41:00Z"/>
              <w:color w:val="000000" w:themeColor="text1"/>
            </w:rPr>
          </w:rPrChange>
        </w:rPr>
        <w:pPrChange w:id="1101" w:author="Tanish Sugnani" w:date="2017-05-20T21:29:00Z">
          <w:pPr>
            <w:jc w:val="center"/>
          </w:pPr>
        </w:pPrChange>
      </w:pPr>
    </w:p>
    <w:p w14:paraId="30287BD9" w14:textId="11970C6B" w:rsidR="00BB13A4" w:rsidDel="0051761A" w:rsidRDefault="00BB13A4">
      <w:pPr>
        <w:rPr>
          <w:del w:id="1102" w:author="Tanish Sugnani" w:date="2017-05-21T01:41:00Z"/>
          <w:color w:val="000000" w:themeColor="text1"/>
        </w:rPr>
        <w:pPrChange w:id="1103" w:author="Tanish Sugnani" w:date="2017-05-20T21:29:00Z">
          <w:pPr>
            <w:jc w:val="center"/>
          </w:pPr>
        </w:pPrChange>
      </w:pPr>
    </w:p>
    <w:p w14:paraId="1C2409B4" w14:textId="6AC41F2A" w:rsidR="00BB13A4" w:rsidRPr="00354872" w:rsidDel="008B464E" w:rsidRDefault="00BB13A4" w:rsidP="00630D86">
      <w:pPr>
        <w:pStyle w:val="NormalWeb"/>
        <w:shd w:val="clear" w:color="auto" w:fill="FFFFFF"/>
        <w:spacing w:after="264" w:line="360" w:lineRule="auto"/>
        <w:rPr>
          <w:del w:id="1104" w:author="Tanish Sugnani" w:date="2017-05-21T01:41:00Z"/>
          <w:color w:val="000000" w:themeColor="text1"/>
        </w:rPr>
      </w:pPr>
    </w:p>
    <w:p w14:paraId="2D94F803" w14:textId="00EC743D" w:rsidR="00630D86" w:rsidDel="008B464E" w:rsidRDefault="00630D86" w:rsidP="00630D86">
      <w:pPr>
        <w:pStyle w:val="NormalWeb"/>
        <w:shd w:val="clear" w:color="auto" w:fill="FFFFFF"/>
        <w:spacing w:after="264" w:line="360" w:lineRule="auto"/>
        <w:rPr>
          <w:del w:id="1105" w:author="Tanish Sugnani" w:date="2017-05-21T01:41:00Z"/>
          <w:color w:val="000000" w:themeColor="text1"/>
        </w:rPr>
      </w:pPr>
    </w:p>
    <w:p w14:paraId="46FB58B7" w14:textId="08859FAA" w:rsidR="00C52F73" w:rsidRPr="00A11F8E" w:rsidDel="008B464E" w:rsidRDefault="00630D86" w:rsidP="00A11F8E">
      <w:pPr>
        <w:tabs>
          <w:tab w:val="left" w:pos="3048"/>
        </w:tabs>
        <w:spacing w:line="360" w:lineRule="auto"/>
        <w:jc w:val="center"/>
        <w:rPr>
          <w:del w:id="1106" w:author="Tanish Sugnani" w:date="2017-05-21T01:41:00Z"/>
          <w:rFonts w:ascii="Times New Roman" w:hAnsi="Times New Roman" w:cs="Times New Roman"/>
          <w:b/>
          <w:color w:val="000000" w:themeColor="text1"/>
          <w:sz w:val="24"/>
          <w:szCs w:val="24"/>
        </w:rPr>
      </w:pPr>
      <w:del w:id="1107" w:author="Tanish Sugnani" w:date="2017-05-21T01:41:00Z">
        <w:r w:rsidRPr="00354872" w:rsidDel="008B464E">
          <w:rPr>
            <w:rFonts w:ascii="Times New Roman" w:hAnsi="Times New Roman" w:cs="Times New Roman"/>
            <w:b/>
            <w:color w:val="000000" w:themeColor="text1"/>
            <w:sz w:val="24"/>
            <w:szCs w:val="24"/>
          </w:rPr>
          <w:delText>Table 4.1: Technology Elements</w:delText>
        </w:r>
      </w:del>
    </w:p>
    <w:p w14:paraId="3B100417" w14:textId="77777777" w:rsidR="00827EB6" w:rsidDel="00827EB6" w:rsidRDefault="00827EB6" w:rsidP="007F1FD5">
      <w:pPr>
        <w:spacing w:line="360" w:lineRule="auto"/>
        <w:rPr>
          <w:del w:id="1108" w:author="Tanish Sugnani" w:date="2017-05-16T17:17:00Z"/>
          <w:rFonts w:ascii="Times New Roman" w:hAnsi="Times New Roman" w:cs="Times New Roman"/>
          <w:b/>
          <w:color w:val="000000" w:themeColor="text1"/>
          <w:sz w:val="28"/>
          <w:szCs w:val="28"/>
        </w:rPr>
      </w:pPr>
    </w:p>
    <w:p w14:paraId="67771590" w14:textId="6365BF41" w:rsidR="007F1FD5" w:rsidRPr="00346B48" w:rsidDel="008B464E" w:rsidRDefault="007F1FD5" w:rsidP="007F1FD5">
      <w:pPr>
        <w:spacing w:line="360" w:lineRule="auto"/>
        <w:rPr>
          <w:del w:id="1109" w:author="Tanish Sugnani" w:date="2017-05-21T01:41:00Z"/>
          <w:rFonts w:ascii="Times New Roman" w:hAnsi="Times New Roman" w:cs="Times New Roman"/>
          <w:b/>
          <w:color w:val="000000" w:themeColor="text1"/>
          <w:sz w:val="32"/>
          <w:szCs w:val="28"/>
          <w:rPrChange w:id="1110" w:author="Tanish Sugnani" w:date="2017-05-20T21:23:00Z">
            <w:rPr>
              <w:del w:id="1111" w:author="Tanish Sugnani" w:date="2017-05-21T01:41:00Z"/>
              <w:rFonts w:ascii="Times New Roman" w:hAnsi="Times New Roman" w:cs="Times New Roman"/>
              <w:b/>
              <w:color w:val="000000" w:themeColor="text1"/>
              <w:sz w:val="28"/>
              <w:szCs w:val="28"/>
            </w:rPr>
          </w:rPrChange>
        </w:rPr>
      </w:pPr>
      <w:del w:id="1112" w:author="Tanish Sugnani" w:date="2017-05-21T01:41:00Z">
        <w:r w:rsidRPr="00346B48" w:rsidDel="008B464E">
          <w:rPr>
            <w:rFonts w:ascii="Times New Roman" w:hAnsi="Times New Roman" w:cs="Times New Roman"/>
            <w:b/>
            <w:color w:val="000000" w:themeColor="text1"/>
            <w:sz w:val="32"/>
            <w:szCs w:val="28"/>
            <w:rPrChange w:id="1113" w:author="Tanish Sugnani" w:date="2017-05-20T21:23:00Z">
              <w:rPr>
                <w:rFonts w:ascii="Times New Roman" w:hAnsi="Times New Roman" w:cs="Times New Roman"/>
                <w:b/>
                <w:color w:val="000000" w:themeColor="text1"/>
                <w:sz w:val="28"/>
                <w:szCs w:val="28"/>
              </w:rPr>
            </w:rPrChange>
          </w:rPr>
          <w:delText>4.2.4</w:delText>
        </w:r>
      </w:del>
      <w:del w:id="1114" w:author="Tanish Sugnani" w:date="2017-05-16T12:22:00Z">
        <w:r w:rsidRPr="00346B48" w:rsidDel="00A57D37">
          <w:rPr>
            <w:rFonts w:ascii="Times New Roman" w:hAnsi="Times New Roman" w:cs="Times New Roman"/>
            <w:b/>
            <w:color w:val="000000" w:themeColor="text1"/>
            <w:sz w:val="32"/>
            <w:szCs w:val="28"/>
            <w:rPrChange w:id="1115" w:author="Tanish Sugnani" w:date="2017-05-20T21:23:00Z">
              <w:rPr>
                <w:rFonts w:ascii="Times New Roman" w:hAnsi="Times New Roman" w:cs="Times New Roman"/>
                <w:b/>
                <w:color w:val="000000" w:themeColor="text1"/>
                <w:sz w:val="28"/>
                <w:szCs w:val="28"/>
              </w:rPr>
            </w:rPrChange>
          </w:rPr>
          <w:delText>.</w:delText>
        </w:r>
      </w:del>
      <w:del w:id="1116" w:author="Tanish Sugnani" w:date="2017-05-21T01:41:00Z">
        <w:r w:rsidRPr="00346B48" w:rsidDel="008B464E">
          <w:rPr>
            <w:rFonts w:ascii="Times New Roman" w:hAnsi="Times New Roman" w:cs="Times New Roman"/>
            <w:b/>
            <w:color w:val="000000" w:themeColor="text1"/>
            <w:sz w:val="32"/>
            <w:szCs w:val="28"/>
            <w:rPrChange w:id="1117" w:author="Tanish Sugnani" w:date="2017-05-20T21:23:00Z">
              <w:rPr>
                <w:rFonts w:ascii="Times New Roman" w:hAnsi="Times New Roman" w:cs="Times New Roman"/>
                <w:b/>
                <w:color w:val="000000" w:themeColor="text1"/>
                <w:sz w:val="28"/>
                <w:szCs w:val="28"/>
              </w:rPr>
            </w:rPrChange>
          </w:rPr>
          <w:delText xml:space="preserve"> Language Specification</w:delText>
        </w:r>
      </w:del>
    </w:p>
    <w:p w14:paraId="5E831332" w14:textId="44DBDF28" w:rsidR="007F1FD5" w:rsidDel="00A57D37" w:rsidRDefault="007F1FD5" w:rsidP="0094510E">
      <w:pPr>
        <w:pStyle w:val="NormalWeb"/>
        <w:shd w:val="clear" w:color="auto" w:fill="FFFFFF"/>
        <w:spacing w:after="264" w:line="360" w:lineRule="auto"/>
        <w:ind w:firstLine="720"/>
        <w:jc w:val="both"/>
        <w:rPr>
          <w:del w:id="1118" w:author="Tanish Sugnani" w:date="2017-05-16T12:23:00Z"/>
          <w:color w:val="000000" w:themeColor="text1"/>
        </w:rPr>
      </w:pPr>
      <w:del w:id="1119" w:author="Tanish Sugnani" w:date="2017-05-21T01:41:00Z">
        <w:r w:rsidDel="008B464E">
          <w:rPr>
            <w:color w:val="000000" w:themeColor="text1"/>
          </w:rPr>
          <w:delText>The MATLAB language supports the vector and matrix operations that are fundamental to engineering and scientific problems. It enables fast development and execution.</w:delText>
        </w:r>
      </w:del>
    </w:p>
    <w:p w14:paraId="658455DB" w14:textId="01B5483F" w:rsidR="00FB6A06" w:rsidDel="00A57D37" w:rsidRDefault="007F1FD5">
      <w:pPr>
        <w:pStyle w:val="NormalWeb"/>
        <w:shd w:val="clear" w:color="auto" w:fill="FFFFFF"/>
        <w:spacing w:after="264" w:line="360" w:lineRule="auto"/>
        <w:jc w:val="both"/>
        <w:rPr>
          <w:del w:id="1120" w:author="Tanish Sugnani" w:date="2017-05-16T12:22:00Z"/>
          <w:color w:val="000000" w:themeColor="text1"/>
        </w:rPr>
        <w:pPrChange w:id="1121" w:author="Tanish Sugnani" w:date="2017-05-16T17:18:00Z">
          <w:pPr>
            <w:pStyle w:val="NormalWeb"/>
            <w:shd w:val="clear" w:color="auto" w:fill="FFFFFF"/>
            <w:spacing w:after="264" w:line="360" w:lineRule="auto"/>
            <w:ind w:firstLine="720"/>
            <w:jc w:val="both"/>
          </w:pPr>
        </w:pPrChange>
      </w:pPr>
      <w:del w:id="1122" w:author="Tanish Sugnani" w:date="2017-05-21T01:41:00Z">
        <w:r w:rsidDel="008B464E">
          <w:rPr>
            <w:color w:val="000000" w:themeColor="text1"/>
          </w:rPr>
          <w:delText>With the MATLAB language, to develop the program and algorithms are faster than with traditional languages because this does not need to perform low-level administrative tasks, such as declaring variables, specifying data types, and allocating memory. In many cases, MATLAB eliminates the need for ‘for’ loops.</w:delText>
        </w:r>
      </w:del>
      <w:del w:id="1123" w:author="Tanish Sugnani" w:date="2017-05-16T17:18:00Z">
        <w:r w:rsidDel="00827EB6">
          <w:rPr>
            <w:color w:val="000000" w:themeColor="text1"/>
          </w:rPr>
          <w:delText xml:space="preserve">    </w:delText>
        </w:r>
      </w:del>
    </w:p>
    <w:p w14:paraId="20DE9398" w14:textId="77777777" w:rsidR="007F1FD5" w:rsidDel="00A57D37" w:rsidRDefault="007F1FD5">
      <w:pPr>
        <w:pStyle w:val="NormalWeb"/>
        <w:shd w:val="clear" w:color="auto" w:fill="FFFFFF"/>
        <w:spacing w:after="264" w:line="360" w:lineRule="auto"/>
        <w:jc w:val="both"/>
        <w:rPr>
          <w:del w:id="1124" w:author="Tanish Sugnani" w:date="2017-05-16T12:22:00Z"/>
          <w:color w:val="000000" w:themeColor="text1"/>
        </w:rPr>
        <w:pPrChange w:id="1125" w:author="Tanish Sugnani" w:date="2017-05-16T17:18:00Z">
          <w:pPr>
            <w:pStyle w:val="NormalWeb"/>
            <w:shd w:val="clear" w:color="auto" w:fill="FFFFFF"/>
            <w:spacing w:after="264" w:line="360" w:lineRule="auto"/>
            <w:ind w:firstLine="720"/>
            <w:jc w:val="both"/>
          </w:pPr>
        </w:pPrChange>
      </w:pPr>
      <w:del w:id="1126" w:author="Tanish Sugnani" w:date="2017-05-16T12:22:00Z">
        <w:r w:rsidDel="00A57D37">
          <w:rPr>
            <w:color w:val="000000" w:themeColor="text1"/>
          </w:rPr>
          <w:tab/>
        </w:r>
      </w:del>
    </w:p>
    <w:p w14:paraId="15D0EA50" w14:textId="0A6C20DF" w:rsidR="007F1FD5" w:rsidDel="00346B48" w:rsidRDefault="007F1FD5">
      <w:pPr>
        <w:pStyle w:val="NormalWeb"/>
        <w:shd w:val="clear" w:color="auto" w:fill="FFFFFF"/>
        <w:spacing w:after="264" w:line="360" w:lineRule="auto"/>
        <w:jc w:val="both"/>
        <w:rPr>
          <w:del w:id="1127" w:author="Tanish Sugnani" w:date="2017-05-20T21:27:00Z"/>
          <w:color w:val="000000" w:themeColor="text1"/>
        </w:rPr>
        <w:pPrChange w:id="1128" w:author="Tanish Sugnani" w:date="2017-05-20T21:27:00Z">
          <w:pPr>
            <w:shd w:val="clear" w:color="auto" w:fill="FFFFFF"/>
            <w:spacing w:after="264" w:line="360" w:lineRule="auto"/>
            <w:ind w:firstLine="360"/>
          </w:pPr>
        </w:pPrChange>
      </w:pPr>
      <w:del w:id="1129" w:author="Tanish Sugnani" w:date="2017-05-21T01:41:00Z">
        <w:r w:rsidDel="008B464E">
          <w:rPr>
            <w:color w:val="000000" w:themeColor="text1"/>
          </w:rPr>
          <w:delText>As a result, one line of MATLAB code can often replace several lines of C or C++ code. At the same time, MATLAB provides all the features of a traditional programming language, including arithmetic operators, flow control, data structures, data types, </w:delText>
        </w:r>
      </w:del>
      <w:del w:id="1130" w:author="Tanish Sugnani" w:date="2017-05-16T17:19:00Z">
        <w:r w:rsidR="008E43A2" w:rsidDel="00E8650C">
          <w:fldChar w:fldCharType="begin"/>
        </w:r>
        <w:r w:rsidR="008E43A2" w:rsidDel="00E8650C">
          <w:delInstrText xml:space="preserve"> HYPERLINK "http://www.mathworks.in/products/matlab/object_oriented_programming.html" </w:delInstrText>
        </w:r>
        <w:r w:rsidR="008E43A2" w:rsidDel="00E8650C">
          <w:fldChar w:fldCharType="separate"/>
        </w:r>
        <w:r w:rsidRPr="00E8650C" w:rsidDel="00E8650C">
          <w:rPr>
            <w:rPrChange w:id="1131" w:author="Tanish Sugnani" w:date="2017-05-16T17:19:00Z">
              <w:rPr>
                <w:rStyle w:val="Hyperlink"/>
                <w:color w:val="000000" w:themeColor="text1"/>
              </w:rPr>
            </w:rPrChange>
          </w:rPr>
          <w:delText>Object-Oriented Programming</w:delText>
        </w:r>
        <w:r w:rsidR="008E43A2" w:rsidDel="00E8650C">
          <w:rPr>
            <w:rStyle w:val="Hyperlink"/>
            <w:color w:val="000000" w:themeColor="text1"/>
          </w:rPr>
          <w:fldChar w:fldCharType="end"/>
        </w:r>
      </w:del>
      <w:del w:id="1132" w:author="Tanish Sugnani" w:date="2017-05-21T01:41:00Z">
        <w:r w:rsidDel="008B464E">
          <w:rPr>
            <w:color w:val="000000" w:themeColor="text1"/>
          </w:rPr>
          <w:delText> (OOP), and debugging features.</w:delText>
        </w:r>
      </w:del>
    </w:p>
    <w:p w14:paraId="0AB9CC78" w14:textId="0DDEF31C" w:rsidR="007F1FD5" w:rsidDel="008B464E" w:rsidRDefault="007F1FD5">
      <w:pPr>
        <w:pStyle w:val="NormalWeb"/>
        <w:shd w:val="clear" w:color="auto" w:fill="FFFFFF"/>
        <w:spacing w:after="264" w:line="360" w:lineRule="auto"/>
        <w:jc w:val="both"/>
        <w:rPr>
          <w:del w:id="1133" w:author="Tanish Sugnani" w:date="2017-05-21T01:41:00Z"/>
        </w:rPr>
        <w:pPrChange w:id="1134" w:author="Tanish Sugnani" w:date="2017-05-20T21:27:00Z">
          <w:pPr>
            <w:shd w:val="clear" w:color="auto" w:fill="FFFFFF"/>
            <w:spacing w:after="264" w:line="360" w:lineRule="auto"/>
            <w:ind w:firstLine="360"/>
          </w:pPr>
        </w:pPrChange>
      </w:pPr>
      <w:del w:id="1135" w:author="Tanish Sugnani" w:date="2017-05-21T01:41:00Z">
        <w:r w:rsidDel="008B464E">
          <w:delText xml:space="preserve">MATLAB provides the following types of functions for performing mathematical </w:delText>
        </w:r>
      </w:del>
      <w:del w:id="1136" w:author="Tanish Sugnani" w:date="2017-05-20T21:27:00Z">
        <w:r w:rsidDel="00346B48">
          <w:tab/>
        </w:r>
      </w:del>
      <w:del w:id="1137" w:author="Tanish Sugnani" w:date="2017-05-21T01:41:00Z">
        <w:r w:rsidDel="008B464E">
          <w:delText xml:space="preserve">operations and </w:delText>
        </w:r>
        <w:r w:rsidR="00FB6A06" w:rsidDel="008B464E">
          <w:delText>analysing</w:delText>
        </w:r>
        <w:r w:rsidDel="008B464E">
          <w:delText xml:space="preserve"> data:</w:delText>
        </w:r>
      </w:del>
    </w:p>
    <w:p w14:paraId="14E5BD10" w14:textId="3CF42B64" w:rsidR="007F1FD5" w:rsidDel="008B464E" w:rsidRDefault="007F1FD5" w:rsidP="007F1FD5">
      <w:pPr>
        <w:pStyle w:val="ListParagraph"/>
        <w:numPr>
          <w:ilvl w:val="0"/>
          <w:numId w:val="17"/>
        </w:numPr>
        <w:spacing w:after="53" w:line="360" w:lineRule="auto"/>
        <w:rPr>
          <w:del w:id="1138" w:author="Tanish Sugnani" w:date="2017-05-21T01:41:00Z"/>
          <w:rFonts w:ascii="Times New Roman" w:hAnsi="Times New Roman"/>
          <w:color w:val="000000" w:themeColor="text1"/>
          <w:sz w:val="24"/>
          <w:szCs w:val="24"/>
        </w:rPr>
      </w:pPr>
      <w:del w:id="1139" w:author="Tanish Sugnani" w:date="2017-05-21T01:41:00Z">
        <w:r w:rsidDel="008B464E">
          <w:rPr>
            <w:rFonts w:ascii="Times New Roman" w:hAnsi="Times New Roman"/>
            <w:color w:val="000000" w:themeColor="text1"/>
            <w:sz w:val="24"/>
            <w:szCs w:val="24"/>
          </w:rPr>
          <w:delText>Matrix manipulation and linear algebra</w:delText>
        </w:r>
      </w:del>
    </w:p>
    <w:p w14:paraId="4C92BB65" w14:textId="497D0EE6" w:rsidR="007F1FD5" w:rsidDel="008B464E" w:rsidRDefault="007F1FD5" w:rsidP="007F1FD5">
      <w:pPr>
        <w:pStyle w:val="ListParagraph"/>
        <w:numPr>
          <w:ilvl w:val="0"/>
          <w:numId w:val="17"/>
        </w:numPr>
        <w:spacing w:after="53" w:line="360" w:lineRule="auto"/>
        <w:rPr>
          <w:del w:id="1140" w:author="Tanish Sugnani" w:date="2017-05-21T01:41:00Z"/>
          <w:rFonts w:ascii="Times New Roman" w:hAnsi="Times New Roman"/>
          <w:color w:val="000000" w:themeColor="text1"/>
          <w:sz w:val="24"/>
          <w:szCs w:val="24"/>
        </w:rPr>
      </w:pPr>
      <w:del w:id="1141" w:author="Tanish Sugnani" w:date="2017-05-21T01:41:00Z">
        <w:r w:rsidDel="008B464E">
          <w:rPr>
            <w:rFonts w:ascii="Times New Roman" w:hAnsi="Times New Roman"/>
            <w:color w:val="000000" w:themeColor="text1"/>
            <w:sz w:val="24"/>
            <w:szCs w:val="24"/>
          </w:rPr>
          <w:delText>Polynomials and interpolation</w:delText>
        </w:r>
      </w:del>
    </w:p>
    <w:p w14:paraId="342BEE74" w14:textId="78AD6CCF" w:rsidR="007F1FD5" w:rsidDel="008B464E" w:rsidRDefault="007F1FD5" w:rsidP="007F1FD5">
      <w:pPr>
        <w:pStyle w:val="ListParagraph"/>
        <w:numPr>
          <w:ilvl w:val="0"/>
          <w:numId w:val="17"/>
        </w:numPr>
        <w:spacing w:after="53" w:line="360" w:lineRule="auto"/>
        <w:rPr>
          <w:del w:id="1142" w:author="Tanish Sugnani" w:date="2017-05-21T01:41:00Z"/>
          <w:rFonts w:ascii="Times New Roman" w:hAnsi="Times New Roman"/>
          <w:color w:val="000000" w:themeColor="text1"/>
          <w:sz w:val="24"/>
          <w:szCs w:val="24"/>
        </w:rPr>
      </w:pPr>
      <w:del w:id="1143" w:author="Tanish Sugnani" w:date="2017-05-21T01:41:00Z">
        <w:r w:rsidDel="008B464E">
          <w:rPr>
            <w:rFonts w:ascii="Times New Roman" w:hAnsi="Times New Roman"/>
            <w:color w:val="000000" w:themeColor="text1"/>
            <w:sz w:val="24"/>
            <w:szCs w:val="24"/>
          </w:rPr>
          <w:delText>Fourier analysis and filtering</w:delText>
        </w:r>
      </w:del>
    </w:p>
    <w:p w14:paraId="1467AD0A" w14:textId="60A9938F" w:rsidR="007F1FD5" w:rsidDel="008B464E" w:rsidRDefault="007F1FD5" w:rsidP="007F1FD5">
      <w:pPr>
        <w:pStyle w:val="ListParagraph"/>
        <w:numPr>
          <w:ilvl w:val="0"/>
          <w:numId w:val="17"/>
        </w:numPr>
        <w:spacing w:after="53" w:line="360" w:lineRule="auto"/>
        <w:rPr>
          <w:del w:id="1144" w:author="Tanish Sugnani" w:date="2017-05-21T01:41:00Z"/>
          <w:rFonts w:ascii="Times New Roman" w:hAnsi="Times New Roman"/>
          <w:color w:val="000000" w:themeColor="text1"/>
          <w:sz w:val="24"/>
          <w:szCs w:val="24"/>
        </w:rPr>
      </w:pPr>
      <w:del w:id="1145" w:author="Tanish Sugnani" w:date="2017-05-21T01:41:00Z">
        <w:r w:rsidDel="008B464E">
          <w:rPr>
            <w:rFonts w:ascii="Times New Roman" w:hAnsi="Times New Roman"/>
            <w:color w:val="000000" w:themeColor="text1"/>
            <w:sz w:val="24"/>
            <w:szCs w:val="24"/>
          </w:rPr>
          <w:delText>Data analysis and statistics</w:delText>
        </w:r>
      </w:del>
    </w:p>
    <w:p w14:paraId="68660464" w14:textId="52E81521" w:rsidR="007F1FD5" w:rsidDel="008B464E" w:rsidRDefault="007F1FD5" w:rsidP="007F1FD5">
      <w:pPr>
        <w:pStyle w:val="ListParagraph"/>
        <w:numPr>
          <w:ilvl w:val="0"/>
          <w:numId w:val="17"/>
        </w:numPr>
        <w:spacing w:after="53" w:line="360" w:lineRule="auto"/>
        <w:rPr>
          <w:del w:id="1146" w:author="Tanish Sugnani" w:date="2017-05-21T01:41:00Z"/>
          <w:rFonts w:ascii="Times New Roman" w:hAnsi="Times New Roman"/>
          <w:color w:val="000000" w:themeColor="text1"/>
          <w:sz w:val="24"/>
          <w:szCs w:val="24"/>
        </w:rPr>
      </w:pPr>
      <w:del w:id="1147" w:author="Tanish Sugnani" w:date="2017-05-21T01:41:00Z">
        <w:r w:rsidDel="008B464E">
          <w:rPr>
            <w:rFonts w:ascii="Times New Roman" w:hAnsi="Times New Roman"/>
            <w:color w:val="000000" w:themeColor="text1"/>
            <w:sz w:val="24"/>
            <w:szCs w:val="24"/>
          </w:rPr>
          <w:delText>Ordinary Differential Equations (ODEs)</w:delText>
        </w:r>
      </w:del>
    </w:p>
    <w:p w14:paraId="2CC34D2A" w14:textId="30286B0F" w:rsidR="007F1FD5" w:rsidDel="008B464E" w:rsidRDefault="007F1FD5" w:rsidP="007F1FD5">
      <w:pPr>
        <w:pStyle w:val="ListParagraph"/>
        <w:numPr>
          <w:ilvl w:val="0"/>
          <w:numId w:val="17"/>
        </w:numPr>
        <w:spacing w:after="53" w:line="360" w:lineRule="auto"/>
        <w:rPr>
          <w:del w:id="1148" w:author="Tanish Sugnani" w:date="2017-05-21T01:41:00Z"/>
          <w:rFonts w:ascii="Times New Roman" w:hAnsi="Times New Roman"/>
          <w:color w:val="000000" w:themeColor="text1"/>
          <w:sz w:val="24"/>
          <w:szCs w:val="24"/>
        </w:rPr>
      </w:pPr>
      <w:del w:id="1149" w:author="Tanish Sugnani" w:date="2017-05-21T01:41:00Z">
        <w:r w:rsidDel="008B464E">
          <w:rPr>
            <w:rFonts w:ascii="Times New Roman" w:hAnsi="Times New Roman"/>
            <w:color w:val="000000" w:themeColor="text1"/>
            <w:sz w:val="24"/>
            <w:szCs w:val="24"/>
          </w:rPr>
          <w:delText>Partial Differential Equations (PDEs)</w:delText>
        </w:r>
      </w:del>
    </w:p>
    <w:p w14:paraId="5B74201E" w14:textId="32C10A3B" w:rsidR="00B24328" w:rsidRPr="00346B48" w:rsidDel="00E8650C" w:rsidRDefault="00B24328">
      <w:pPr>
        <w:spacing w:line="360" w:lineRule="auto"/>
        <w:rPr>
          <w:del w:id="1150" w:author="Tanish Sugnani" w:date="2017-05-16T17:19:00Z"/>
          <w:rFonts w:ascii="Times New Roman" w:hAnsi="Times New Roman" w:cs="Times New Roman"/>
          <w:b/>
          <w:color w:val="000000" w:themeColor="text1"/>
          <w:sz w:val="24"/>
          <w:szCs w:val="28"/>
          <w:rPrChange w:id="1151" w:author="Tanish Sugnani" w:date="2017-05-20T21:29:00Z">
            <w:rPr>
              <w:del w:id="1152" w:author="Tanish Sugnani" w:date="2017-05-16T17:19:00Z"/>
              <w:rFonts w:ascii="Times New Roman" w:hAnsi="Times New Roman" w:cs="Times New Roman"/>
              <w:b/>
              <w:color w:val="000000" w:themeColor="text1"/>
              <w:sz w:val="28"/>
              <w:szCs w:val="28"/>
            </w:rPr>
          </w:rPrChange>
        </w:rPr>
      </w:pPr>
    </w:p>
    <w:p w14:paraId="11011344" w14:textId="32B244AA" w:rsidR="00FB6A06" w:rsidRPr="00346B48" w:rsidDel="00E8650C" w:rsidRDefault="00FB6A06">
      <w:pPr>
        <w:rPr>
          <w:del w:id="1153" w:author="Tanish Sugnani" w:date="2017-05-16T17:19:00Z"/>
          <w:rFonts w:ascii="Times New Roman" w:hAnsi="Times New Roman" w:cs="Times New Roman"/>
          <w:b/>
          <w:sz w:val="32"/>
          <w:szCs w:val="36"/>
          <w:rPrChange w:id="1154" w:author="Tanish Sugnani" w:date="2017-05-20T21:29:00Z">
            <w:rPr>
              <w:del w:id="1155" w:author="Tanish Sugnani" w:date="2017-05-16T17:19:00Z"/>
              <w:rFonts w:ascii="Times New Roman" w:hAnsi="Times New Roman" w:cs="Times New Roman"/>
              <w:b/>
              <w:sz w:val="36"/>
              <w:szCs w:val="36"/>
            </w:rPr>
          </w:rPrChange>
        </w:rPr>
        <w:pPrChange w:id="1156" w:author="Tanish Sugnani" w:date="2017-05-20T21:29:00Z">
          <w:pPr>
            <w:jc w:val="center"/>
          </w:pPr>
        </w:pPrChange>
      </w:pPr>
    </w:p>
    <w:p w14:paraId="714CCE8C" w14:textId="7C00EF51" w:rsidR="00FB6A06" w:rsidRPr="00346B48" w:rsidDel="00E8650C" w:rsidRDefault="00FB6A06">
      <w:pPr>
        <w:rPr>
          <w:del w:id="1157" w:author="Tanish Sugnani" w:date="2017-05-16T17:19:00Z"/>
          <w:rFonts w:ascii="Times New Roman" w:hAnsi="Times New Roman" w:cs="Times New Roman"/>
          <w:b/>
          <w:sz w:val="32"/>
          <w:szCs w:val="36"/>
          <w:rPrChange w:id="1158" w:author="Tanish Sugnani" w:date="2017-05-20T21:29:00Z">
            <w:rPr>
              <w:del w:id="1159" w:author="Tanish Sugnani" w:date="2017-05-16T17:19:00Z"/>
              <w:rFonts w:ascii="Times New Roman" w:hAnsi="Times New Roman" w:cs="Times New Roman"/>
              <w:b/>
              <w:sz w:val="36"/>
              <w:szCs w:val="36"/>
            </w:rPr>
          </w:rPrChange>
        </w:rPr>
        <w:pPrChange w:id="1160" w:author="Tanish Sugnani" w:date="2017-05-20T21:29:00Z">
          <w:pPr>
            <w:jc w:val="center"/>
          </w:pPr>
        </w:pPrChange>
      </w:pPr>
    </w:p>
    <w:p w14:paraId="2A9CCF91" w14:textId="4AE9F428" w:rsidR="00FB6A06" w:rsidRPr="00346B48" w:rsidDel="00E8650C" w:rsidRDefault="00FB6A06">
      <w:pPr>
        <w:rPr>
          <w:del w:id="1161" w:author="Tanish Sugnani" w:date="2017-05-16T17:19:00Z"/>
          <w:rFonts w:ascii="Times New Roman" w:hAnsi="Times New Roman" w:cs="Times New Roman"/>
          <w:b/>
          <w:sz w:val="32"/>
          <w:szCs w:val="36"/>
          <w:rPrChange w:id="1162" w:author="Tanish Sugnani" w:date="2017-05-20T21:29:00Z">
            <w:rPr>
              <w:del w:id="1163" w:author="Tanish Sugnani" w:date="2017-05-16T17:19:00Z"/>
              <w:rFonts w:ascii="Times New Roman" w:hAnsi="Times New Roman" w:cs="Times New Roman"/>
              <w:b/>
              <w:sz w:val="36"/>
              <w:szCs w:val="36"/>
            </w:rPr>
          </w:rPrChange>
        </w:rPr>
        <w:pPrChange w:id="1164" w:author="Tanish Sugnani" w:date="2017-05-20T21:29:00Z">
          <w:pPr>
            <w:jc w:val="center"/>
          </w:pPr>
        </w:pPrChange>
      </w:pPr>
    </w:p>
    <w:p w14:paraId="5CD3A725" w14:textId="0C487495" w:rsidR="00FB6A06" w:rsidRPr="00346B48" w:rsidDel="00E8650C" w:rsidRDefault="00FB6A06">
      <w:pPr>
        <w:rPr>
          <w:del w:id="1165" w:author="Tanish Sugnani" w:date="2017-05-16T17:19:00Z"/>
          <w:rFonts w:ascii="Times New Roman" w:hAnsi="Times New Roman" w:cs="Times New Roman"/>
          <w:b/>
          <w:sz w:val="32"/>
          <w:szCs w:val="36"/>
          <w:rPrChange w:id="1166" w:author="Tanish Sugnani" w:date="2017-05-20T21:29:00Z">
            <w:rPr>
              <w:del w:id="1167" w:author="Tanish Sugnani" w:date="2017-05-16T17:19:00Z"/>
              <w:rFonts w:ascii="Times New Roman" w:hAnsi="Times New Roman" w:cs="Times New Roman"/>
              <w:b/>
              <w:sz w:val="36"/>
              <w:szCs w:val="36"/>
            </w:rPr>
          </w:rPrChange>
        </w:rPr>
        <w:pPrChange w:id="1168" w:author="Tanish Sugnani" w:date="2017-05-20T21:29:00Z">
          <w:pPr>
            <w:jc w:val="center"/>
          </w:pPr>
        </w:pPrChange>
      </w:pPr>
    </w:p>
    <w:p w14:paraId="3EC01C7E" w14:textId="52AD27A2" w:rsidR="00FB6A06" w:rsidRPr="00346B48" w:rsidDel="00E8650C" w:rsidRDefault="00FB6A06">
      <w:pPr>
        <w:rPr>
          <w:del w:id="1169" w:author="Tanish Sugnani" w:date="2017-05-16T17:19:00Z"/>
          <w:rFonts w:ascii="Times New Roman" w:hAnsi="Times New Roman" w:cs="Times New Roman"/>
          <w:b/>
          <w:sz w:val="32"/>
          <w:szCs w:val="36"/>
          <w:rPrChange w:id="1170" w:author="Tanish Sugnani" w:date="2017-05-20T21:29:00Z">
            <w:rPr>
              <w:del w:id="1171" w:author="Tanish Sugnani" w:date="2017-05-16T17:19:00Z"/>
              <w:rFonts w:ascii="Times New Roman" w:hAnsi="Times New Roman" w:cs="Times New Roman"/>
              <w:b/>
              <w:sz w:val="36"/>
              <w:szCs w:val="36"/>
            </w:rPr>
          </w:rPrChange>
        </w:rPr>
        <w:pPrChange w:id="1172" w:author="Tanish Sugnani" w:date="2017-05-20T21:29:00Z">
          <w:pPr>
            <w:jc w:val="center"/>
          </w:pPr>
        </w:pPrChange>
      </w:pPr>
    </w:p>
    <w:p w14:paraId="6B11F6BF" w14:textId="57D651D5" w:rsidR="00FB6A06" w:rsidRPr="00346B48" w:rsidDel="00E8650C" w:rsidRDefault="00FB6A06">
      <w:pPr>
        <w:rPr>
          <w:del w:id="1173" w:author="Tanish Sugnani" w:date="2017-05-16T17:19:00Z"/>
          <w:rFonts w:ascii="Times New Roman" w:hAnsi="Times New Roman" w:cs="Times New Roman"/>
          <w:b/>
          <w:sz w:val="32"/>
          <w:szCs w:val="36"/>
          <w:rPrChange w:id="1174" w:author="Tanish Sugnani" w:date="2017-05-20T21:29:00Z">
            <w:rPr>
              <w:del w:id="1175" w:author="Tanish Sugnani" w:date="2017-05-16T17:19:00Z"/>
              <w:rFonts w:ascii="Times New Roman" w:hAnsi="Times New Roman" w:cs="Times New Roman"/>
              <w:b/>
              <w:sz w:val="36"/>
              <w:szCs w:val="36"/>
            </w:rPr>
          </w:rPrChange>
        </w:rPr>
        <w:pPrChange w:id="1176" w:author="Tanish Sugnani" w:date="2017-05-20T21:29:00Z">
          <w:pPr>
            <w:jc w:val="center"/>
          </w:pPr>
        </w:pPrChange>
      </w:pPr>
    </w:p>
    <w:p w14:paraId="2B33E996" w14:textId="540E4C5E" w:rsidR="00FB6A06" w:rsidRPr="00346B48" w:rsidDel="00E8650C" w:rsidRDefault="00FB6A06">
      <w:pPr>
        <w:rPr>
          <w:del w:id="1177" w:author="Tanish Sugnani" w:date="2017-05-16T17:19:00Z"/>
          <w:rFonts w:ascii="Times New Roman" w:hAnsi="Times New Roman" w:cs="Times New Roman"/>
          <w:b/>
          <w:sz w:val="32"/>
          <w:szCs w:val="36"/>
          <w:rPrChange w:id="1178" w:author="Tanish Sugnani" w:date="2017-05-20T21:29:00Z">
            <w:rPr>
              <w:del w:id="1179" w:author="Tanish Sugnani" w:date="2017-05-16T17:19:00Z"/>
              <w:rFonts w:ascii="Times New Roman" w:hAnsi="Times New Roman" w:cs="Times New Roman"/>
              <w:b/>
              <w:sz w:val="36"/>
              <w:szCs w:val="36"/>
            </w:rPr>
          </w:rPrChange>
        </w:rPr>
        <w:pPrChange w:id="1180" w:author="Tanish Sugnani" w:date="2017-05-20T21:29:00Z">
          <w:pPr>
            <w:jc w:val="center"/>
          </w:pPr>
        </w:pPrChange>
      </w:pPr>
    </w:p>
    <w:p w14:paraId="0194DE10" w14:textId="439492E2" w:rsidR="00FB6A06" w:rsidRPr="00346B48" w:rsidDel="00E8650C" w:rsidRDefault="00FB6A06">
      <w:pPr>
        <w:rPr>
          <w:del w:id="1181" w:author="Tanish Sugnani" w:date="2017-05-16T17:19:00Z"/>
          <w:rFonts w:ascii="Times New Roman" w:hAnsi="Times New Roman" w:cs="Times New Roman"/>
          <w:b/>
          <w:sz w:val="32"/>
          <w:szCs w:val="36"/>
          <w:rPrChange w:id="1182" w:author="Tanish Sugnani" w:date="2017-05-20T21:29:00Z">
            <w:rPr>
              <w:del w:id="1183" w:author="Tanish Sugnani" w:date="2017-05-16T17:19:00Z"/>
              <w:rFonts w:ascii="Times New Roman" w:hAnsi="Times New Roman" w:cs="Times New Roman"/>
              <w:b/>
              <w:sz w:val="36"/>
              <w:szCs w:val="36"/>
            </w:rPr>
          </w:rPrChange>
        </w:rPr>
        <w:pPrChange w:id="1184" w:author="Tanish Sugnani" w:date="2017-05-20T21:29:00Z">
          <w:pPr>
            <w:jc w:val="center"/>
          </w:pPr>
        </w:pPrChange>
      </w:pPr>
    </w:p>
    <w:p w14:paraId="4717B2A0" w14:textId="35D3AEAF" w:rsidR="00FB6A06" w:rsidRPr="00346B48" w:rsidDel="00E8650C" w:rsidRDefault="00FB6A06">
      <w:pPr>
        <w:rPr>
          <w:del w:id="1185" w:author="Tanish Sugnani" w:date="2017-05-16T17:19:00Z"/>
          <w:rFonts w:ascii="Times New Roman" w:hAnsi="Times New Roman" w:cs="Times New Roman"/>
          <w:b/>
          <w:sz w:val="32"/>
          <w:szCs w:val="36"/>
          <w:rPrChange w:id="1186" w:author="Tanish Sugnani" w:date="2017-05-20T21:29:00Z">
            <w:rPr>
              <w:del w:id="1187" w:author="Tanish Sugnani" w:date="2017-05-16T17:19:00Z"/>
              <w:rFonts w:ascii="Times New Roman" w:hAnsi="Times New Roman" w:cs="Times New Roman"/>
              <w:b/>
              <w:sz w:val="36"/>
              <w:szCs w:val="36"/>
            </w:rPr>
          </w:rPrChange>
        </w:rPr>
        <w:pPrChange w:id="1188" w:author="Tanish Sugnani" w:date="2017-05-20T21:29:00Z">
          <w:pPr>
            <w:jc w:val="center"/>
          </w:pPr>
        </w:pPrChange>
      </w:pPr>
    </w:p>
    <w:p w14:paraId="732C8169" w14:textId="14E14D76" w:rsidR="00FB6A06" w:rsidRPr="00346B48" w:rsidDel="00E8650C" w:rsidRDefault="00FB6A06">
      <w:pPr>
        <w:rPr>
          <w:del w:id="1189" w:author="Tanish Sugnani" w:date="2017-05-16T17:19:00Z"/>
          <w:rFonts w:ascii="Times New Roman" w:hAnsi="Times New Roman" w:cs="Times New Roman"/>
          <w:b/>
          <w:sz w:val="32"/>
          <w:szCs w:val="36"/>
          <w:rPrChange w:id="1190" w:author="Tanish Sugnani" w:date="2017-05-20T21:29:00Z">
            <w:rPr>
              <w:del w:id="1191" w:author="Tanish Sugnani" w:date="2017-05-16T17:19:00Z"/>
              <w:rFonts w:ascii="Times New Roman" w:hAnsi="Times New Roman" w:cs="Times New Roman"/>
              <w:b/>
              <w:sz w:val="36"/>
              <w:szCs w:val="36"/>
            </w:rPr>
          </w:rPrChange>
        </w:rPr>
      </w:pPr>
    </w:p>
    <w:p w14:paraId="6105B36B" w14:textId="22657233" w:rsidR="00E8650C" w:rsidRPr="00346B48" w:rsidDel="00E8650C" w:rsidRDefault="00E8650C">
      <w:pPr>
        <w:rPr>
          <w:del w:id="1192" w:author="Tanish Sugnani" w:date="2017-05-16T17:19:00Z"/>
          <w:rFonts w:ascii="Times New Roman" w:hAnsi="Times New Roman" w:cs="Times New Roman"/>
          <w:b/>
          <w:sz w:val="32"/>
          <w:szCs w:val="36"/>
          <w:rPrChange w:id="1193" w:author="Tanish Sugnani" w:date="2017-05-20T21:29:00Z">
            <w:rPr>
              <w:del w:id="1194" w:author="Tanish Sugnani" w:date="2017-05-16T17:19:00Z"/>
              <w:rFonts w:ascii="Times New Roman" w:hAnsi="Times New Roman" w:cs="Times New Roman"/>
              <w:b/>
              <w:sz w:val="36"/>
              <w:szCs w:val="36"/>
            </w:rPr>
          </w:rPrChange>
        </w:rPr>
      </w:pPr>
    </w:p>
    <w:p w14:paraId="30B9FC09" w14:textId="7F06327C" w:rsidR="00346B48" w:rsidRDefault="00AA3553">
      <w:pPr>
        <w:rPr>
          <w:ins w:id="1195" w:author="Tanish Sugnani" w:date="2017-05-20T21:30:00Z"/>
          <w:rFonts w:ascii="Times New Roman" w:hAnsi="Times New Roman" w:cs="Times New Roman"/>
          <w:b/>
          <w:sz w:val="32"/>
          <w:szCs w:val="36"/>
        </w:rPr>
        <w:pPrChange w:id="1196" w:author="Tanish Sugnani" w:date="2017-05-20T21:29:00Z">
          <w:pPr>
            <w:jc w:val="center"/>
          </w:pPr>
        </w:pPrChange>
      </w:pPr>
      <w:ins w:id="1197" w:author="Tanish Sugnani" w:date="2017-05-21T01:46:00Z">
        <w:r>
          <w:rPr>
            <w:rFonts w:ascii="Times New Roman" w:hAnsi="Times New Roman" w:cs="Times New Roman"/>
            <w:b/>
            <w:sz w:val="32"/>
            <w:szCs w:val="36"/>
          </w:rPr>
          <w:t>C</w:t>
        </w:r>
      </w:ins>
      <w:ins w:id="1198" w:author="Tanish Sugnani" w:date="2017-05-16T17:15:00Z">
        <w:r w:rsidR="00346B48" w:rsidRPr="00346B48">
          <w:rPr>
            <w:rFonts w:ascii="Times New Roman" w:hAnsi="Times New Roman" w:cs="Times New Roman"/>
            <w:b/>
            <w:sz w:val="32"/>
            <w:szCs w:val="36"/>
            <w:rPrChange w:id="1199" w:author="Tanish Sugnani" w:date="2017-05-20T21:29:00Z">
              <w:rPr>
                <w:rFonts w:ascii="Times New Roman" w:hAnsi="Times New Roman" w:cs="Times New Roman"/>
                <w:b/>
                <w:sz w:val="36"/>
                <w:szCs w:val="36"/>
              </w:rPr>
            </w:rPrChange>
          </w:rPr>
          <w:t>hapter 5</w:t>
        </w:r>
      </w:ins>
    </w:p>
    <w:p w14:paraId="199FEAE1" w14:textId="77777777" w:rsidR="008B464E" w:rsidRDefault="00346B48">
      <w:pPr>
        <w:jc w:val="center"/>
        <w:rPr>
          <w:ins w:id="1200" w:author="Tanish Sugnani" w:date="2017-05-21T01:41:00Z"/>
          <w:rFonts w:ascii="Times New Roman" w:hAnsi="Times New Roman" w:cs="Times New Roman"/>
          <w:b/>
          <w:sz w:val="36"/>
          <w:szCs w:val="36"/>
        </w:rPr>
      </w:pPr>
      <w:ins w:id="1201" w:author="Tanish Sugnani" w:date="2017-05-20T21:30:00Z">
        <w:r w:rsidRPr="00346B48">
          <w:rPr>
            <w:rFonts w:ascii="Times New Roman" w:hAnsi="Times New Roman" w:cs="Times New Roman"/>
            <w:b/>
            <w:sz w:val="36"/>
            <w:szCs w:val="36"/>
            <w:rPrChange w:id="1202" w:author="Tanish Sugnani" w:date="2017-05-20T21:30:00Z">
              <w:rPr>
                <w:rFonts w:ascii="Times New Roman" w:hAnsi="Times New Roman" w:cs="Times New Roman"/>
                <w:b/>
                <w:sz w:val="32"/>
                <w:szCs w:val="36"/>
              </w:rPr>
            </w:rPrChange>
          </w:rPr>
          <w:t>IMPLEMENTATION</w:t>
        </w:r>
      </w:ins>
    </w:p>
    <w:p w14:paraId="3D6AA211" w14:textId="270277B5" w:rsidR="00630D86" w:rsidRPr="00664178" w:rsidRDefault="00630D86" w:rsidP="008B464E">
      <w:pPr>
        <w:rPr>
          <w:rFonts w:ascii="Times New Roman" w:hAnsi="Times New Roman" w:cs="Times New Roman"/>
          <w:b/>
          <w:sz w:val="24"/>
          <w:szCs w:val="36"/>
          <w:rPrChange w:id="1203" w:author="Tanish Sugnani" w:date="2017-05-21T03:06:00Z">
            <w:rPr>
              <w:rFonts w:ascii="Times New Roman" w:hAnsi="Times New Roman" w:cs="Times New Roman"/>
              <w:b/>
              <w:sz w:val="36"/>
              <w:szCs w:val="36"/>
            </w:rPr>
          </w:rPrChange>
        </w:rPr>
        <w:pPrChange w:id="1204" w:author="Tanish Sugnani" w:date="2017-05-21T01:41:00Z">
          <w:pPr>
            <w:jc w:val="center"/>
          </w:pPr>
        </w:pPrChange>
      </w:pPr>
      <w:del w:id="1205" w:author="Tanish Sugnani" w:date="2017-05-20T21:29:00Z">
        <w:r w:rsidRPr="00664178" w:rsidDel="00346B48">
          <w:rPr>
            <w:rFonts w:ascii="Times New Roman" w:hAnsi="Times New Roman" w:cs="Times New Roman"/>
            <w:b/>
            <w:sz w:val="24"/>
            <w:szCs w:val="36"/>
            <w:rPrChange w:id="1206" w:author="Tanish Sugnani" w:date="2017-05-21T03:06:00Z">
              <w:rPr>
                <w:rFonts w:ascii="Times New Roman" w:hAnsi="Times New Roman" w:cs="Times New Roman"/>
                <w:b/>
                <w:sz w:val="36"/>
                <w:szCs w:val="36"/>
              </w:rPr>
            </w:rPrChange>
          </w:rPr>
          <w:delText>5</w:delText>
        </w:r>
      </w:del>
      <w:del w:id="1207" w:author="Tanish Sugnani" w:date="2017-05-16T17:15:00Z">
        <w:r w:rsidRPr="00664178" w:rsidDel="00827EB6">
          <w:rPr>
            <w:rFonts w:ascii="Times New Roman" w:hAnsi="Times New Roman" w:cs="Times New Roman"/>
            <w:b/>
            <w:sz w:val="24"/>
            <w:szCs w:val="36"/>
            <w:rPrChange w:id="1208" w:author="Tanish Sugnani" w:date="2017-05-21T03:06:00Z">
              <w:rPr>
                <w:rFonts w:ascii="Times New Roman" w:hAnsi="Times New Roman" w:cs="Times New Roman"/>
                <w:b/>
                <w:sz w:val="36"/>
                <w:szCs w:val="36"/>
              </w:rPr>
            </w:rPrChange>
          </w:rPr>
          <w:delText>.</w:delText>
        </w:r>
      </w:del>
      <w:del w:id="1209" w:author="Tanish Sugnani" w:date="2017-05-20T21:29:00Z">
        <w:r w:rsidRPr="00664178" w:rsidDel="00346B48">
          <w:rPr>
            <w:rFonts w:ascii="Times New Roman" w:hAnsi="Times New Roman" w:cs="Times New Roman"/>
            <w:b/>
            <w:sz w:val="24"/>
            <w:szCs w:val="36"/>
            <w:rPrChange w:id="1210" w:author="Tanish Sugnani" w:date="2017-05-21T03:06:00Z">
              <w:rPr>
                <w:rFonts w:ascii="Times New Roman" w:hAnsi="Times New Roman" w:cs="Times New Roman"/>
                <w:b/>
                <w:sz w:val="36"/>
                <w:szCs w:val="36"/>
              </w:rPr>
            </w:rPrChange>
          </w:rPr>
          <w:delText xml:space="preserve"> Methodology</w:delText>
        </w:r>
      </w:del>
    </w:p>
    <w:p w14:paraId="649D320F" w14:textId="1D610CD7" w:rsidR="008B464E" w:rsidRPr="00961A12" w:rsidRDefault="008B464E" w:rsidP="008B464E">
      <w:pPr>
        <w:spacing w:line="360" w:lineRule="auto"/>
        <w:rPr>
          <w:ins w:id="1211" w:author="Tanish Sugnani" w:date="2017-05-21T01:42:00Z"/>
          <w:rFonts w:ascii="Times New Roman" w:hAnsi="Times New Roman" w:cs="Times New Roman"/>
          <w:b/>
          <w:color w:val="000000" w:themeColor="text1"/>
          <w:sz w:val="32"/>
          <w:szCs w:val="32"/>
        </w:rPr>
      </w:pPr>
      <w:ins w:id="1212" w:author="Tanish Sugnani" w:date="2017-05-21T01:42:00Z">
        <w:r w:rsidRPr="00664178">
          <w:rPr>
            <w:rFonts w:ascii="Times New Roman" w:hAnsi="Times New Roman" w:cs="Times New Roman"/>
            <w:b/>
            <w:sz w:val="32"/>
            <w:szCs w:val="32"/>
            <w:rPrChange w:id="1213" w:author="Tanish Sugnani" w:date="2017-05-21T03:06:00Z">
              <w:rPr>
                <w:rFonts w:ascii="Times New Roman" w:hAnsi="Times New Roman" w:cs="Times New Roman"/>
                <w:b/>
                <w:sz w:val="32"/>
                <w:szCs w:val="32"/>
              </w:rPr>
            </w:rPrChange>
          </w:rPr>
          <w:t xml:space="preserve">5.1 </w:t>
        </w:r>
        <w:r w:rsidRPr="00961A12">
          <w:rPr>
            <w:rFonts w:ascii="Times New Roman" w:hAnsi="Times New Roman" w:cs="Times New Roman"/>
            <w:b/>
            <w:sz w:val="32"/>
            <w:szCs w:val="32"/>
          </w:rPr>
          <w:t>Software Requirements</w:t>
        </w:r>
      </w:ins>
    </w:p>
    <w:p w14:paraId="7D966142" w14:textId="77777777" w:rsidR="008B464E" w:rsidRPr="002B14DD" w:rsidRDefault="008B464E" w:rsidP="008B464E">
      <w:pPr>
        <w:spacing w:line="360" w:lineRule="auto"/>
        <w:jc w:val="both"/>
        <w:rPr>
          <w:ins w:id="1214" w:author="Tanish Sugnani" w:date="2017-05-21T01:42:00Z"/>
          <w:rFonts w:ascii="Times New Roman" w:hAnsi="Times New Roman" w:cs="Times New Roman"/>
          <w:color w:val="000000" w:themeColor="text1"/>
          <w:sz w:val="24"/>
        </w:rPr>
      </w:pPr>
      <w:ins w:id="1215" w:author="Tanish Sugnani" w:date="2017-05-21T01:42:00Z">
        <w:r w:rsidRPr="002B14DD">
          <w:rPr>
            <w:rFonts w:ascii="Times New Roman" w:hAnsi="Times New Roman" w:cs="Times New Roman"/>
            <w:color w:val="000000" w:themeColor="text1"/>
            <w:sz w:val="24"/>
          </w:rPr>
          <w:t xml:space="preserve">Software requirements for the implementation and testing </w:t>
        </w:r>
      </w:ins>
    </w:p>
    <w:p w14:paraId="0D1E0BD4" w14:textId="77777777" w:rsidR="008B464E" w:rsidRPr="002B14DD" w:rsidRDefault="008B464E" w:rsidP="008B464E">
      <w:pPr>
        <w:spacing w:after="0" w:line="360" w:lineRule="auto"/>
        <w:ind w:left="720"/>
        <w:jc w:val="both"/>
        <w:rPr>
          <w:ins w:id="1216" w:author="Tanish Sugnani" w:date="2017-05-21T01:42:00Z"/>
          <w:rFonts w:ascii="Times New Roman" w:hAnsi="Times New Roman" w:cs="Times New Roman"/>
          <w:color w:val="000000" w:themeColor="text1"/>
          <w:sz w:val="24"/>
        </w:rPr>
      </w:pPr>
      <w:ins w:id="1217" w:author="Tanish Sugnani" w:date="2017-05-21T01:42:00Z">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2B14DD">
          <w:rPr>
            <w:rFonts w:ascii="Times New Roman" w:hAnsi="Times New Roman" w:cs="Times New Roman"/>
            <w:color w:val="000000" w:themeColor="text1"/>
            <w:sz w:val="24"/>
          </w:rPr>
          <w:t>Operating Sy</w:t>
        </w:r>
        <w:r>
          <w:rPr>
            <w:rFonts w:ascii="Times New Roman" w:hAnsi="Times New Roman" w:cs="Times New Roman"/>
            <w:color w:val="000000" w:themeColor="text1"/>
            <w:sz w:val="24"/>
          </w:rPr>
          <w:t xml:space="preserve">stem      </w:t>
        </w:r>
        <w:r w:rsidRPr="002B14DD">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       </w:t>
        </w:r>
        <w:r w:rsidRPr="002B14DD">
          <w:rPr>
            <w:rFonts w:ascii="Times New Roman" w:hAnsi="Times New Roman" w:cs="Times New Roman"/>
            <w:color w:val="000000" w:themeColor="text1"/>
            <w:sz w:val="24"/>
          </w:rPr>
          <w:t>Windows XP/07/Vista</w:t>
        </w:r>
      </w:ins>
    </w:p>
    <w:p w14:paraId="54B87864" w14:textId="77777777" w:rsidR="008B464E" w:rsidRPr="002B14DD" w:rsidRDefault="008B464E" w:rsidP="008B464E">
      <w:pPr>
        <w:spacing w:after="0" w:line="360" w:lineRule="auto"/>
        <w:ind w:left="720"/>
        <w:jc w:val="both"/>
        <w:rPr>
          <w:ins w:id="1218" w:author="Tanish Sugnani" w:date="2017-05-21T01:42:00Z"/>
          <w:rFonts w:ascii="Times New Roman" w:hAnsi="Times New Roman" w:cs="Times New Roman"/>
          <w:color w:val="000000" w:themeColor="text1"/>
          <w:sz w:val="24"/>
        </w:rPr>
      </w:pPr>
      <w:ins w:id="1219" w:author="Tanish Sugnani" w:date="2017-05-21T01:42:00Z">
        <w:r>
          <w:rPr>
            <w:rFonts w:ascii="Times New Roman" w:hAnsi="Times New Roman" w:cs="Times New Roman"/>
            <w:color w:val="000000" w:themeColor="text1"/>
            <w:sz w:val="24"/>
          </w:rPr>
          <w:tab/>
        </w:r>
        <w:r>
          <w:rPr>
            <w:rFonts w:ascii="Times New Roman" w:hAnsi="Times New Roman" w:cs="Times New Roman"/>
            <w:color w:val="000000" w:themeColor="text1"/>
            <w:sz w:val="24"/>
          </w:rPr>
          <w:tab/>
          <w:t>Language</w:t>
        </w:r>
        <w:r>
          <w:rPr>
            <w:rFonts w:ascii="Times New Roman" w:hAnsi="Times New Roman" w:cs="Times New Roman"/>
            <w:color w:val="000000" w:themeColor="text1"/>
            <w:sz w:val="24"/>
          </w:rPr>
          <w:tab/>
          <w:t xml:space="preserve">           </w:t>
        </w:r>
        <w:r w:rsidRPr="002B14DD">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       </w:t>
        </w:r>
        <w:r w:rsidRPr="002B14DD">
          <w:rPr>
            <w:rFonts w:ascii="Times New Roman" w:hAnsi="Times New Roman" w:cs="Times New Roman"/>
            <w:color w:val="000000" w:themeColor="text1"/>
            <w:sz w:val="24"/>
          </w:rPr>
          <w:t xml:space="preserve">MATLAB </w:t>
        </w:r>
        <w:r w:rsidRPr="002B14DD">
          <w:rPr>
            <w:rFonts w:ascii="Times New Roman" w:hAnsi="Times New Roman" w:cs="Times New Roman"/>
            <w:color w:val="000000" w:themeColor="text1"/>
            <w:sz w:val="24"/>
            <w:szCs w:val="20"/>
          </w:rPr>
          <w:t>programming language</w:t>
        </w:r>
      </w:ins>
    </w:p>
    <w:p w14:paraId="43EF6CE5" w14:textId="77777777" w:rsidR="008B464E" w:rsidRDefault="008B464E" w:rsidP="008B464E">
      <w:pPr>
        <w:spacing w:after="0" w:line="360" w:lineRule="auto"/>
        <w:ind w:left="720"/>
        <w:jc w:val="both"/>
        <w:rPr>
          <w:ins w:id="1220" w:author="Tanish Sugnani" w:date="2017-05-21T01:42:00Z"/>
          <w:rFonts w:ascii="Times New Roman" w:hAnsi="Times New Roman" w:cs="Times New Roman"/>
          <w:color w:val="000000" w:themeColor="text1"/>
          <w:sz w:val="24"/>
        </w:rPr>
      </w:pPr>
      <w:ins w:id="1221" w:author="Tanish Sugnani" w:date="2017-05-21T01:42:00Z">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2B14DD">
          <w:rPr>
            <w:rFonts w:ascii="Times New Roman" w:hAnsi="Times New Roman" w:cs="Times New Roman"/>
            <w:color w:val="000000" w:themeColor="text1"/>
            <w:sz w:val="24"/>
          </w:rPr>
          <w:t>Software P</w:t>
        </w:r>
        <w:r>
          <w:rPr>
            <w:rFonts w:ascii="Times New Roman" w:hAnsi="Times New Roman" w:cs="Times New Roman"/>
            <w:color w:val="000000" w:themeColor="text1"/>
            <w:sz w:val="24"/>
          </w:rPr>
          <w:t>ackages     :        MATLAB version 8.4</w:t>
        </w:r>
      </w:ins>
    </w:p>
    <w:p w14:paraId="53315B7E" w14:textId="77777777" w:rsidR="008B464E" w:rsidRPr="00A11F8E" w:rsidRDefault="008B464E" w:rsidP="008B464E">
      <w:pPr>
        <w:spacing w:after="0" w:line="360" w:lineRule="auto"/>
        <w:ind w:left="720"/>
        <w:jc w:val="both"/>
        <w:rPr>
          <w:ins w:id="1222" w:author="Tanish Sugnani" w:date="2017-05-21T01:42:00Z"/>
          <w:rFonts w:ascii="Times New Roman" w:hAnsi="Times New Roman" w:cs="Times New Roman"/>
          <w:color w:val="000000" w:themeColor="text1"/>
          <w:sz w:val="24"/>
        </w:rPr>
      </w:pPr>
    </w:p>
    <w:p w14:paraId="278FC37F" w14:textId="1969A4CB" w:rsidR="008B464E" w:rsidRPr="00961A12" w:rsidRDefault="00AA3553" w:rsidP="008B464E">
      <w:pPr>
        <w:pStyle w:val="Heading3"/>
        <w:spacing w:line="360" w:lineRule="auto"/>
        <w:rPr>
          <w:ins w:id="1223" w:author="Tanish Sugnani" w:date="2017-05-21T01:42:00Z"/>
          <w:rFonts w:ascii="Times New Roman" w:hAnsi="Times New Roman" w:cs="Times New Roman"/>
          <w:color w:val="000000" w:themeColor="text1"/>
          <w:sz w:val="32"/>
          <w:szCs w:val="28"/>
        </w:rPr>
      </w:pPr>
      <w:ins w:id="1224" w:author="Tanish Sugnani" w:date="2017-05-21T01:42:00Z">
        <w:r>
          <w:rPr>
            <w:rFonts w:ascii="Times New Roman" w:hAnsi="Times New Roman" w:cs="Times New Roman"/>
            <w:color w:val="000000" w:themeColor="text1"/>
            <w:sz w:val="32"/>
            <w:szCs w:val="28"/>
          </w:rPr>
          <w:t>5</w:t>
        </w:r>
        <w:r w:rsidR="008B464E" w:rsidRPr="00C55E64">
          <w:rPr>
            <w:rFonts w:ascii="Times New Roman" w:hAnsi="Times New Roman" w:cs="Times New Roman"/>
            <w:color w:val="000000" w:themeColor="text1"/>
            <w:sz w:val="32"/>
            <w:szCs w:val="28"/>
          </w:rPr>
          <w:t>.</w:t>
        </w:r>
        <w:r w:rsidR="008B464E" w:rsidRPr="00961A12">
          <w:rPr>
            <w:rFonts w:ascii="Times New Roman" w:hAnsi="Times New Roman" w:cs="Times New Roman"/>
            <w:color w:val="000000" w:themeColor="text1"/>
            <w:sz w:val="32"/>
            <w:szCs w:val="28"/>
          </w:rPr>
          <w:t>2 Hardware Requirements</w:t>
        </w:r>
      </w:ins>
    </w:p>
    <w:p w14:paraId="514BA6FE" w14:textId="77777777" w:rsidR="008B464E" w:rsidRPr="002B14DD" w:rsidRDefault="008B464E" w:rsidP="008B464E">
      <w:pPr>
        <w:spacing w:after="120" w:line="360" w:lineRule="auto"/>
        <w:ind w:left="720"/>
        <w:jc w:val="both"/>
        <w:rPr>
          <w:ins w:id="1225" w:author="Tanish Sugnani" w:date="2017-05-21T01:42:00Z"/>
          <w:rFonts w:ascii="Times New Roman" w:hAnsi="Times New Roman" w:cs="Times New Roman"/>
          <w:color w:val="000000" w:themeColor="text1"/>
          <w:sz w:val="24"/>
        </w:rPr>
      </w:pPr>
      <w:ins w:id="1226" w:author="Tanish Sugnani" w:date="2017-05-21T01:42:00Z">
        <w:r>
          <w:rPr>
            <w:rFonts w:ascii="Times New Roman" w:hAnsi="Times New Roman" w:cs="Times New Roman"/>
            <w:color w:val="000000" w:themeColor="text1"/>
            <w:sz w:val="24"/>
          </w:rPr>
          <w:tab/>
        </w:r>
        <w:r>
          <w:rPr>
            <w:rFonts w:ascii="Times New Roman" w:hAnsi="Times New Roman" w:cs="Times New Roman"/>
            <w:color w:val="000000" w:themeColor="text1"/>
            <w:sz w:val="24"/>
          </w:rPr>
          <w:tab/>
          <w:t>Processor</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t>:</w:t>
        </w:r>
        <w:r>
          <w:rPr>
            <w:rFonts w:ascii="Times New Roman" w:hAnsi="Times New Roman" w:cs="Times New Roman"/>
            <w:color w:val="000000" w:themeColor="text1"/>
            <w:sz w:val="24"/>
          </w:rPr>
          <w:tab/>
          <w:t>Any Intel or AMD x86 processor</w:t>
        </w:r>
      </w:ins>
    </w:p>
    <w:p w14:paraId="5E523F87" w14:textId="77777777" w:rsidR="008B464E" w:rsidRPr="002B14DD" w:rsidRDefault="008B464E" w:rsidP="008B464E">
      <w:pPr>
        <w:spacing w:after="120" w:line="360" w:lineRule="auto"/>
        <w:ind w:left="720"/>
        <w:jc w:val="both"/>
        <w:rPr>
          <w:ins w:id="1227" w:author="Tanish Sugnani" w:date="2017-05-21T01:42:00Z"/>
          <w:rFonts w:ascii="Times New Roman" w:hAnsi="Times New Roman" w:cs="Times New Roman"/>
          <w:color w:val="000000" w:themeColor="text1"/>
          <w:sz w:val="24"/>
        </w:rPr>
      </w:pPr>
      <w:ins w:id="1228" w:author="Tanish Sugnani" w:date="2017-05-21T01:42:00Z">
        <w:r>
          <w:rPr>
            <w:rFonts w:ascii="Times New Roman" w:hAnsi="Times New Roman" w:cs="Times New Roman"/>
            <w:color w:val="000000" w:themeColor="text1"/>
            <w:sz w:val="24"/>
          </w:rPr>
          <w:tab/>
        </w:r>
        <w:r>
          <w:rPr>
            <w:rFonts w:ascii="Times New Roman" w:hAnsi="Times New Roman" w:cs="Times New Roman"/>
            <w:color w:val="000000" w:themeColor="text1"/>
            <w:sz w:val="24"/>
          </w:rPr>
          <w:tab/>
          <w:t>RAM</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t>:</w:t>
        </w:r>
        <w:r>
          <w:rPr>
            <w:rFonts w:ascii="Times New Roman" w:hAnsi="Times New Roman" w:cs="Times New Roman"/>
            <w:color w:val="000000" w:themeColor="text1"/>
            <w:sz w:val="24"/>
          </w:rPr>
          <w:tab/>
          <w:t>2 GB</w:t>
        </w:r>
      </w:ins>
    </w:p>
    <w:p w14:paraId="145C1568" w14:textId="77777777" w:rsidR="008B464E" w:rsidRPr="002B14DD" w:rsidRDefault="008B464E" w:rsidP="008B464E">
      <w:pPr>
        <w:spacing w:after="120" w:line="360" w:lineRule="auto"/>
        <w:ind w:left="720"/>
        <w:jc w:val="both"/>
        <w:rPr>
          <w:ins w:id="1229" w:author="Tanish Sugnani" w:date="2017-05-21T01:42:00Z"/>
          <w:rFonts w:ascii="Times New Roman" w:hAnsi="Times New Roman" w:cs="Times New Roman"/>
          <w:color w:val="000000" w:themeColor="text1"/>
          <w:sz w:val="24"/>
        </w:rPr>
      </w:pPr>
      <w:ins w:id="1230" w:author="Tanish Sugnani" w:date="2017-05-21T01:42:00Z">
        <w:r>
          <w:rPr>
            <w:rFonts w:ascii="Times New Roman" w:hAnsi="Times New Roman" w:cs="Times New Roman"/>
            <w:color w:val="000000" w:themeColor="text1"/>
            <w:sz w:val="24"/>
          </w:rPr>
          <w:tab/>
        </w:r>
        <w:r>
          <w:rPr>
            <w:rFonts w:ascii="Times New Roman" w:hAnsi="Times New Roman" w:cs="Times New Roman"/>
            <w:color w:val="000000" w:themeColor="text1"/>
            <w:sz w:val="24"/>
          </w:rPr>
          <w:tab/>
          <w:t>Input device</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t>:</w:t>
        </w:r>
        <w:r>
          <w:rPr>
            <w:rFonts w:ascii="Times New Roman" w:hAnsi="Times New Roman" w:cs="Times New Roman"/>
            <w:color w:val="000000" w:themeColor="text1"/>
            <w:sz w:val="24"/>
          </w:rPr>
          <w:tab/>
          <w:t>Keyboard, M</w:t>
        </w:r>
        <w:r w:rsidRPr="002B14DD">
          <w:rPr>
            <w:rFonts w:ascii="Times New Roman" w:hAnsi="Times New Roman" w:cs="Times New Roman"/>
            <w:color w:val="000000" w:themeColor="text1"/>
            <w:sz w:val="24"/>
          </w:rPr>
          <w:t>ouse</w:t>
        </w:r>
      </w:ins>
    </w:p>
    <w:p w14:paraId="2BADF7D2" w14:textId="77777777" w:rsidR="008B464E" w:rsidRPr="002B14DD" w:rsidRDefault="008B464E" w:rsidP="008B464E">
      <w:pPr>
        <w:spacing w:after="120" w:line="360" w:lineRule="auto"/>
        <w:ind w:left="720"/>
        <w:jc w:val="both"/>
        <w:rPr>
          <w:ins w:id="1231" w:author="Tanish Sugnani" w:date="2017-05-21T01:42:00Z"/>
          <w:rFonts w:ascii="Times New Roman" w:hAnsi="Times New Roman" w:cs="Times New Roman"/>
          <w:color w:val="000000" w:themeColor="text1"/>
          <w:sz w:val="24"/>
        </w:rPr>
      </w:pPr>
      <w:ins w:id="1232" w:author="Tanish Sugnani" w:date="2017-05-21T01:42:00Z">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2B14DD">
          <w:rPr>
            <w:rFonts w:ascii="Times New Roman" w:hAnsi="Times New Roman" w:cs="Times New Roman"/>
            <w:color w:val="000000" w:themeColor="text1"/>
            <w:sz w:val="24"/>
          </w:rPr>
          <w:t>Output device</w:t>
        </w:r>
        <w:r w:rsidRPr="002B14DD">
          <w:rPr>
            <w:rFonts w:ascii="Times New Roman" w:hAnsi="Times New Roman" w:cs="Times New Roman"/>
            <w:color w:val="000000" w:themeColor="text1"/>
            <w:sz w:val="24"/>
          </w:rPr>
          <w:tab/>
        </w:r>
        <w:r w:rsidRPr="002B14DD">
          <w:rPr>
            <w:rFonts w:ascii="Times New Roman" w:hAnsi="Times New Roman" w:cs="Times New Roman"/>
            <w:color w:val="000000" w:themeColor="text1"/>
            <w:sz w:val="24"/>
          </w:rPr>
          <w:tab/>
          <w:t>:</w:t>
        </w:r>
        <w:r w:rsidRPr="002B14DD">
          <w:rPr>
            <w:rFonts w:ascii="Times New Roman" w:hAnsi="Times New Roman" w:cs="Times New Roman"/>
            <w:color w:val="000000" w:themeColor="text1"/>
            <w:sz w:val="24"/>
          </w:rPr>
          <w:tab/>
          <w:t>Colour monitor</w:t>
        </w:r>
      </w:ins>
    </w:p>
    <w:p w14:paraId="4C09003D" w14:textId="77777777" w:rsidR="008B464E" w:rsidRDefault="008B464E" w:rsidP="008B464E">
      <w:pPr>
        <w:spacing w:after="120" w:line="360" w:lineRule="auto"/>
        <w:ind w:left="720"/>
        <w:jc w:val="both"/>
        <w:rPr>
          <w:ins w:id="1233" w:author="Tanish Sugnani" w:date="2017-05-21T01:42:00Z"/>
          <w:rFonts w:ascii="Times New Roman" w:hAnsi="Times New Roman" w:cs="Times New Roman"/>
          <w:color w:val="000000" w:themeColor="text1"/>
          <w:sz w:val="24"/>
        </w:rPr>
      </w:pPr>
      <w:ins w:id="1234" w:author="Tanish Sugnani" w:date="2017-05-21T01:42:00Z">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2B14DD">
          <w:rPr>
            <w:rFonts w:ascii="Times New Roman" w:hAnsi="Times New Roman" w:cs="Times New Roman"/>
            <w:color w:val="000000" w:themeColor="text1"/>
            <w:sz w:val="24"/>
          </w:rPr>
          <w:t>Network ha</w:t>
        </w:r>
        <w:r>
          <w:rPr>
            <w:rFonts w:ascii="Times New Roman" w:hAnsi="Times New Roman" w:cs="Times New Roman"/>
            <w:color w:val="000000" w:themeColor="text1"/>
            <w:sz w:val="24"/>
          </w:rPr>
          <w:t>rdware</w:t>
        </w:r>
        <w:r>
          <w:rPr>
            <w:rFonts w:ascii="Times New Roman" w:hAnsi="Times New Roman" w:cs="Times New Roman"/>
            <w:color w:val="000000" w:themeColor="text1"/>
            <w:sz w:val="24"/>
          </w:rPr>
          <w:tab/>
          <w:t>:</w:t>
        </w:r>
        <w:r>
          <w:rPr>
            <w:rFonts w:ascii="Times New Roman" w:hAnsi="Times New Roman" w:cs="Times New Roman"/>
            <w:color w:val="000000" w:themeColor="text1"/>
            <w:sz w:val="24"/>
          </w:rPr>
          <w:tab/>
          <w:t>Network Interface Card</w:t>
        </w:r>
      </w:ins>
    </w:p>
    <w:p w14:paraId="105B12E8" w14:textId="77777777" w:rsidR="008B464E" w:rsidRPr="002B14DD" w:rsidRDefault="008B464E" w:rsidP="008B464E">
      <w:pPr>
        <w:spacing w:after="120" w:line="360" w:lineRule="auto"/>
        <w:ind w:left="720"/>
        <w:jc w:val="both"/>
        <w:rPr>
          <w:ins w:id="1235" w:author="Tanish Sugnani" w:date="2017-05-21T01:42:00Z"/>
          <w:rFonts w:ascii="Times New Roman" w:hAnsi="Times New Roman" w:cs="Times New Roman"/>
          <w:color w:val="000000" w:themeColor="text1"/>
          <w:sz w:val="24"/>
        </w:rPr>
      </w:pPr>
    </w:p>
    <w:p w14:paraId="10F11398" w14:textId="311FA3B2" w:rsidR="008B464E" w:rsidRPr="00961A12" w:rsidRDefault="00AA3553" w:rsidP="008B464E">
      <w:pPr>
        <w:spacing w:line="360" w:lineRule="auto"/>
        <w:rPr>
          <w:ins w:id="1236" w:author="Tanish Sugnani" w:date="2017-05-21T01:42:00Z"/>
          <w:rFonts w:ascii="Times New Roman" w:hAnsi="Times New Roman" w:cs="Times New Roman"/>
          <w:b/>
          <w:color w:val="000000" w:themeColor="text1"/>
          <w:sz w:val="32"/>
          <w:szCs w:val="28"/>
        </w:rPr>
      </w:pPr>
      <w:ins w:id="1237" w:author="Tanish Sugnani" w:date="2017-05-21T01:42:00Z">
        <w:r>
          <w:rPr>
            <w:rFonts w:ascii="Times New Roman" w:hAnsi="Times New Roman" w:cs="Times New Roman"/>
            <w:b/>
            <w:color w:val="000000" w:themeColor="text1"/>
            <w:sz w:val="32"/>
            <w:szCs w:val="28"/>
          </w:rPr>
          <w:t>5</w:t>
        </w:r>
        <w:r w:rsidR="008B464E" w:rsidRPr="00961A12">
          <w:rPr>
            <w:rFonts w:ascii="Times New Roman" w:hAnsi="Times New Roman" w:cs="Times New Roman"/>
            <w:b/>
            <w:color w:val="000000" w:themeColor="text1"/>
            <w:sz w:val="32"/>
            <w:szCs w:val="28"/>
          </w:rPr>
          <w:t>.3 Core Tools and Technologies</w:t>
        </w:r>
      </w:ins>
    </w:p>
    <w:p w14:paraId="0B89625F" w14:textId="77777777" w:rsidR="008B464E" w:rsidRDefault="008B464E" w:rsidP="008B464E">
      <w:pPr>
        <w:pStyle w:val="Body"/>
        <w:tabs>
          <w:tab w:val="clear" w:pos="1440"/>
          <w:tab w:val="left" w:pos="900"/>
        </w:tabs>
        <w:spacing w:line="360" w:lineRule="auto"/>
        <w:ind w:left="90"/>
        <w:jc w:val="both"/>
        <w:rPr>
          <w:ins w:id="1238" w:author="Tanish Sugnani" w:date="2017-05-21T01:42:00Z"/>
          <w:rFonts w:ascii="Times New Roman" w:hAnsi="Times New Roman"/>
          <w:color w:val="000000" w:themeColor="text1"/>
          <w:szCs w:val="24"/>
        </w:rPr>
      </w:pPr>
      <w:ins w:id="1239" w:author="Tanish Sugnani" w:date="2017-05-21T01:42:00Z">
        <w:r>
          <w:rPr>
            <w:rFonts w:ascii="Times New Roman" w:hAnsi="Times New Roman"/>
            <w:color w:val="000000" w:themeColor="text1"/>
            <w:szCs w:val="24"/>
          </w:rPr>
          <w:tab/>
        </w:r>
        <w:r w:rsidRPr="00354872">
          <w:rPr>
            <w:rFonts w:ascii="Times New Roman" w:hAnsi="Times New Roman"/>
            <w:color w:val="000000" w:themeColor="text1"/>
            <w:szCs w:val="24"/>
          </w:rPr>
          <w:t xml:space="preserve">This section covers the complete development matrix. It identifies the technology elements with guidelines </w:t>
        </w:r>
        <w:r>
          <w:rPr>
            <w:rFonts w:ascii="Times New Roman" w:hAnsi="Times New Roman"/>
            <w:color w:val="000000" w:themeColor="text1"/>
            <w:szCs w:val="24"/>
          </w:rPr>
          <w:t xml:space="preserve">and specifications for specific </w:t>
        </w:r>
        <w:r w:rsidRPr="00354872">
          <w:rPr>
            <w:rFonts w:ascii="Times New Roman" w:hAnsi="Times New Roman"/>
            <w:color w:val="000000" w:themeColor="text1"/>
            <w:szCs w:val="24"/>
          </w:rPr>
          <w:t>implementations. The core tools and</w:t>
        </w:r>
        <w:r>
          <w:rPr>
            <w:rFonts w:ascii="Times New Roman" w:hAnsi="Times New Roman"/>
            <w:color w:val="000000" w:themeColor="text1"/>
            <w:szCs w:val="24"/>
          </w:rPr>
          <w:t xml:space="preserve"> technologies elements used in </w:t>
        </w:r>
        <w:r w:rsidRPr="00354872">
          <w:rPr>
            <w:rFonts w:ascii="Times New Roman" w:hAnsi="Times New Roman"/>
            <w:color w:val="000000" w:themeColor="text1"/>
            <w:szCs w:val="24"/>
          </w:rPr>
          <w:t>developing the project is as shown in table 4.1.</w:t>
        </w:r>
      </w:ins>
    </w:p>
    <w:p w14:paraId="308F9A2C" w14:textId="77777777" w:rsidR="008B464E" w:rsidRPr="00A547C1" w:rsidRDefault="008B464E" w:rsidP="008B464E">
      <w:pPr>
        <w:pStyle w:val="Body"/>
        <w:tabs>
          <w:tab w:val="clear" w:pos="1440"/>
          <w:tab w:val="left" w:pos="900"/>
        </w:tabs>
        <w:spacing w:line="360" w:lineRule="auto"/>
        <w:ind w:left="90"/>
        <w:jc w:val="both"/>
        <w:rPr>
          <w:ins w:id="1240" w:author="Tanish Sugnani" w:date="2017-05-21T01:42:00Z"/>
          <w:rFonts w:ascii="Times New Roman" w:hAnsi="Times New Roman"/>
          <w:color w:val="000000" w:themeColor="text1"/>
          <w:szCs w:val="24"/>
        </w:rPr>
      </w:pPr>
      <w:ins w:id="1241" w:author="Tanish Sugnani" w:date="2017-05-21T01:42:00Z">
        <w:r w:rsidRPr="00A547C1">
          <w:rPr>
            <w:rFonts w:ascii="Times New Roman" w:hAnsi="Times New Roman"/>
            <w:color w:val="000000" w:themeColor="text1"/>
          </w:rPr>
          <w:t>MATLAB includes development tools that help to implement the algorithm efficiently. These include the following:</w:t>
        </w:r>
      </w:ins>
    </w:p>
    <w:p w14:paraId="101A64A7" w14:textId="77777777" w:rsidR="008B464E" w:rsidRPr="00354872" w:rsidRDefault="008B464E" w:rsidP="008B464E">
      <w:pPr>
        <w:pStyle w:val="NormalWeb"/>
        <w:numPr>
          <w:ilvl w:val="1"/>
          <w:numId w:val="1"/>
        </w:numPr>
        <w:shd w:val="clear" w:color="auto" w:fill="FFFFFF"/>
        <w:spacing w:after="264" w:line="360" w:lineRule="auto"/>
        <w:jc w:val="both"/>
        <w:rPr>
          <w:ins w:id="1242" w:author="Tanish Sugnani" w:date="2017-05-21T01:42:00Z"/>
          <w:color w:val="000000" w:themeColor="text1"/>
        </w:rPr>
      </w:pPr>
      <w:ins w:id="1243" w:author="Tanish Sugnani" w:date="2017-05-21T01:42:00Z">
        <w:r w:rsidRPr="00354872">
          <w:rPr>
            <w:b/>
            <w:bCs/>
            <w:color w:val="000000" w:themeColor="text1"/>
          </w:rPr>
          <w:t>MATLAB Editor and Debugger</w:t>
        </w:r>
        <w:r w:rsidRPr="00354872">
          <w:rPr>
            <w:rStyle w:val="apple-converted-space"/>
            <w:color w:val="000000" w:themeColor="text1"/>
          </w:rPr>
          <w:t> </w:t>
        </w:r>
        <w:r w:rsidRPr="00354872">
          <w:rPr>
            <w:color w:val="000000" w:themeColor="text1"/>
          </w:rPr>
          <w:t>- Provides sta</w:t>
        </w:r>
        <w:r>
          <w:rPr>
            <w:color w:val="000000" w:themeColor="text1"/>
          </w:rPr>
          <w:t xml:space="preserve">ndard editing and debugging </w:t>
        </w:r>
        <w:r w:rsidRPr="00354872">
          <w:rPr>
            <w:color w:val="000000" w:themeColor="text1"/>
          </w:rPr>
          <w:t>features, such as setting breakpoints and single stepping</w:t>
        </w:r>
      </w:ins>
    </w:p>
    <w:p w14:paraId="5F9405E6" w14:textId="77777777" w:rsidR="008B464E" w:rsidRPr="00354872" w:rsidRDefault="008B464E" w:rsidP="008B464E">
      <w:pPr>
        <w:pStyle w:val="NormalWeb"/>
        <w:numPr>
          <w:ilvl w:val="1"/>
          <w:numId w:val="1"/>
        </w:numPr>
        <w:shd w:val="clear" w:color="auto" w:fill="FFFFFF"/>
        <w:spacing w:after="264" w:line="360" w:lineRule="auto"/>
        <w:jc w:val="both"/>
        <w:rPr>
          <w:ins w:id="1244" w:author="Tanish Sugnani" w:date="2017-05-21T01:42:00Z"/>
          <w:color w:val="000000" w:themeColor="text1"/>
        </w:rPr>
      </w:pPr>
      <w:ins w:id="1245" w:author="Tanish Sugnani" w:date="2017-05-21T01:42:00Z">
        <w:r w:rsidRPr="00354872">
          <w:rPr>
            <w:b/>
            <w:bCs/>
            <w:color w:val="000000" w:themeColor="text1"/>
          </w:rPr>
          <w:t>Code Analyzer</w:t>
        </w:r>
        <w:r w:rsidRPr="00354872">
          <w:rPr>
            <w:rStyle w:val="apple-converted-space"/>
            <w:color w:val="000000" w:themeColor="text1"/>
          </w:rPr>
          <w:t> </w:t>
        </w:r>
        <w:r w:rsidRPr="00354872">
          <w:rPr>
            <w:color w:val="000000" w:themeColor="text1"/>
          </w:rPr>
          <w:t>- Checks the code fo</w:t>
        </w:r>
        <w:r>
          <w:rPr>
            <w:color w:val="000000" w:themeColor="text1"/>
          </w:rPr>
          <w:t xml:space="preserve">r problems and recommends </w:t>
        </w:r>
        <w:r w:rsidRPr="00354872">
          <w:rPr>
            <w:color w:val="000000" w:themeColor="text1"/>
          </w:rPr>
          <w:t>modifications to maximize performance and maintainability</w:t>
        </w:r>
      </w:ins>
    </w:p>
    <w:p w14:paraId="4CB34157" w14:textId="77777777" w:rsidR="008B464E" w:rsidRPr="00354872" w:rsidRDefault="008B464E" w:rsidP="008B464E">
      <w:pPr>
        <w:pStyle w:val="NormalWeb"/>
        <w:numPr>
          <w:ilvl w:val="1"/>
          <w:numId w:val="1"/>
        </w:numPr>
        <w:shd w:val="clear" w:color="auto" w:fill="FFFFFF"/>
        <w:spacing w:after="264" w:line="360" w:lineRule="auto"/>
        <w:jc w:val="both"/>
        <w:rPr>
          <w:ins w:id="1246" w:author="Tanish Sugnani" w:date="2017-05-21T01:42:00Z"/>
          <w:color w:val="000000" w:themeColor="text1"/>
        </w:rPr>
      </w:pPr>
      <w:ins w:id="1247" w:author="Tanish Sugnani" w:date="2017-05-21T01:42:00Z">
        <w:r w:rsidRPr="00354872">
          <w:rPr>
            <w:b/>
            <w:bCs/>
            <w:color w:val="000000" w:themeColor="text1"/>
          </w:rPr>
          <w:lastRenderedPageBreak/>
          <w:t>MATLAB Profiler</w:t>
        </w:r>
        <w:r w:rsidRPr="00354872">
          <w:rPr>
            <w:rStyle w:val="apple-converted-space"/>
            <w:color w:val="000000" w:themeColor="text1"/>
          </w:rPr>
          <w:t> </w:t>
        </w:r>
        <w:r w:rsidRPr="00354872">
          <w:rPr>
            <w:color w:val="000000" w:themeColor="text1"/>
          </w:rPr>
          <w:t>- Records the time spent executing each line of code</w:t>
        </w:r>
      </w:ins>
    </w:p>
    <w:p w14:paraId="13DE78F4" w14:textId="77777777" w:rsidR="008B464E" w:rsidRPr="0094510E" w:rsidRDefault="008B464E" w:rsidP="008B464E">
      <w:pPr>
        <w:pStyle w:val="NormalWeb"/>
        <w:numPr>
          <w:ilvl w:val="1"/>
          <w:numId w:val="1"/>
        </w:numPr>
        <w:shd w:val="clear" w:color="auto" w:fill="FFFFFF"/>
        <w:spacing w:after="264" w:line="360" w:lineRule="auto"/>
        <w:jc w:val="both"/>
        <w:rPr>
          <w:ins w:id="1248" w:author="Tanish Sugnani" w:date="2017-05-21T01:42:00Z"/>
          <w:color w:val="000000" w:themeColor="text1"/>
        </w:rPr>
      </w:pPr>
      <w:ins w:id="1249" w:author="Tanish Sugnani" w:date="2017-05-21T01:42:00Z">
        <w:r w:rsidRPr="00354872">
          <w:rPr>
            <w:b/>
            <w:bCs/>
            <w:color w:val="000000" w:themeColor="text1"/>
          </w:rPr>
          <w:t>Directory Reports</w:t>
        </w:r>
        <w:r w:rsidRPr="00354872">
          <w:rPr>
            <w:rStyle w:val="apple-converted-space"/>
            <w:color w:val="000000" w:themeColor="text1"/>
          </w:rPr>
          <w:t> </w:t>
        </w:r>
        <w:r w:rsidRPr="00354872">
          <w:rPr>
            <w:color w:val="000000" w:themeColor="text1"/>
          </w:rPr>
          <w:t xml:space="preserve">- Scan all the files in </w:t>
        </w:r>
        <w:r>
          <w:rPr>
            <w:color w:val="000000" w:themeColor="text1"/>
          </w:rPr>
          <w:t xml:space="preserve">a directory and report on code efficiency, </w:t>
        </w:r>
        <w:r w:rsidRPr="00354872">
          <w:rPr>
            <w:color w:val="000000" w:themeColor="text1"/>
          </w:rPr>
          <w:t>file differences, file dependencies, and code coverage.</w:t>
        </w:r>
      </w:ins>
    </w:p>
    <w:tbl>
      <w:tblPr>
        <w:tblpPr w:leftFromText="180" w:rightFromText="180" w:vertAnchor="text" w:horzAnchor="margin" w:tblpXSpec="center" w:tblpY="52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988"/>
        <w:gridCol w:w="3060"/>
      </w:tblGrid>
      <w:tr w:rsidR="008B464E" w:rsidRPr="00354872" w14:paraId="7A05798C" w14:textId="77777777" w:rsidTr="00AA3553">
        <w:trPr>
          <w:ins w:id="1250" w:author="Tanish Sugnani" w:date="2017-05-21T01:42:00Z"/>
        </w:trPr>
        <w:tc>
          <w:tcPr>
            <w:tcW w:w="2988" w:type="dxa"/>
          </w:tcPr>
          <w:p w14:paraId="58D2F404" w14:textId="77777777" w:rsidR="008B464E" w:rsidRPr="00354872" w:rsidRDefault="008B464E" w:rsidP="00AA3553">
            <w:pPr>
              <w:pStyle w:val="Body"/>
              <w:spacing w:line="360" w:lineRule="auto"/>
              <w:rPr>
                <w:ins w:id="1251" w:author="Tanish Sugnani" w:date="2017-05-21T01:42:00Z"/>
                <w:rFonts w:ascii="Times New Roman" w:hAnsi="Times New Roman"/>
                <w:b/>
                <w:color w:val="000000" w:themeColor="text1"/>
                <w:szCs w:val="24"/>
              </w:rPr>
            </w:pPr>
            <w:ins w:id="1252" w:author="Tanish Sugnani" w:date="2017-05-21T01:42:00Z">
              <w:r w:rsidRPr="00354872">
                <w:rPr>
                  <w:rFonts w:ascii="Times New Roman" w:hAnsi="Times New Roman"/>
                  <w:b/>
                  <w:color w:val="000000" w:themeColor="text1"/>
                  <w:szCs w:val="24"/>
                </w:rPr>
                <w:t>Item</w:t>
              </w:r>
            </w:ins>
          </w:p>
        </w:tc>
        <w:tc>
          <w:tcPr>
            <w:tcW w:w="3060" w:type="dxa"/>
          </w:tcPr>
          <w:p w14:paraId="2FE83351" w14:textId="77777777" w:rsidR="008B464E" w:rsidRPr="00354872" w:rsidRDefault="008B464E" w:rsidP="00AA3553">
            <w:pPr>
              <w:pStyle w:val="Body"/>
              <w:spacing w:line="360" w:lineRule="auto"/>
              <w:rPr>
                <w:ins w:id="1253" w:author="Tanish Sugnani" w:date="2017-05-21T01:42:00Z"/>
                <w:rFonts w:ascii="Times New Roman" w:hAnsi="Times New Roman"/>
                <w:b/>
                <w:color w:val="000000" w:themeColor="text1"/>
                <w:szCs w:val="24"/>
              </w:rPr>
            </w:pPr>
            <w:ins w:id="1254" w:author="Tanish Sugnani" w:date="2017-05-21T01:42:00Z">
              <w:r w:rsidRPr="00354872">
                <w:rPr>
                  <w:rFonts w:ascii="Times New Roman" w:hAnsi="Times New Roman"/>
                  <w:b/>
                  <w:color w:val="000000" w:themeColor="text1"/>
                  <w:szCs w:val="24"/>
                </w:rPr>
                <w:t>Selection</w:t>
              </w:r>
            </w:ins>
          </w:p>
        </w:tc>
      </w:tr>
      <w:tr w:rsidR="008B464E" w:rsidRPr="00354872" w14:paraId="640C03CD" w14:textId="77777777" w:rsidTr="00AA3553">
        <w:trPr>
          <w:ins w:id="1255" w:author="Tanish Sugnani" w:date="2017-05-21T01:42:00Z"/>
        </w:trPr>
        <w:tc>
          <w:tcPr>
            <w:tcW w:w="2988" w:type="dxa"/>
          </w:tcPr>
          <w:p w14:paraId="3F14E8DE" w14:textId="77777777" w:rsidR="008B464E" w:rsidRPr="00354872" w:rsidRDefault="008B464E" w:rsidP="00AA3553">
            <w:pPr>
              <w:pStyle w:val="Body"/>
              <w:spacing w:before="60" w:line="360" w:lineRule="auto"/>
              <w:rPr>
                <w:ins w:id="1256" w:author="Tanish Sugnani" w:date="2017-05-21T01:42:00Z"/>
                <w:rFonts w:ascii="Times New Roman" w:hAnsi="Times New Roman"/>
                <w:bCs/>
                <w:color w:val="000000" w:themeColor="text1"/>
                <w:szCs w:val="24"/>
              </w:rPr>
            </w:pPr>
            <w:ins w:id="1257" w:author="Tanish Sugnani" w:date="2017-05-21T01:42:00Z">
              <w:r w:rsidRPr="00354872">
                <w:rPr>
                  <w:rFonts w:ascii="Times New Roman" w:hAnsi="Times New Roman"/>
                  <w:bCs/>
                  <w:color w:val="000000" w:themeColor="text1"/>
                  <w:szCs w:val="24"/>
                </w:rPr>
                <w:t>Language</w:t>
              </w:r>
            </w:ins>
          </w:p>
        </w:tc>
        <w:tc>
          <w:tcPr>
            <w:tcW w:w="3060" w:type="dxa"/>
          </w:tcPr>
          <w:p w14:paraId="203673FA" w14:textId="77777777" w:rsidR="008B464E" w:rsidRPr="00354872" w:rsidRDefault="008B464E" w:rsidP="00AA3553">
            <w:pPr>
              <w:pStyle w:val="Body"/>
              <w:spacing w:before="60" w:line="360" w:lineRule="auto"/>
              <w:rPr>
                <w:ins w:id="1258" w:author="Tanish Sugnani" w:date="2017-05-21T01:42:00Z"/>
                <w:rFonts w:ascii="Times New Roman" w:hAnsi="Times New Roman"/>
                <w:bCs/>
                <w:color w:val="000000" w:themeColor="text1"/>
                <w:szCs w:val="24"/>
              </w:rPr>
            </w:pPr>
            <w:ins w:id="1259" w:author="Tanish Sugnani" w:date="2017-05-21T01:42:00Z">
              <w:r w:rsidRPr="00354872">
                <w:rPr>
                  <w:rFonts w:ascii="Times New Roman" w:hAnsi="Times New Roman"/>
                  <w:bCs/>
                  <w:color w:val="000000" w:themeColor="text1"/>
                  <w:szCs w:val="24"/>
                </w:rPr>
                <w:t>MATLAB Programming Language</w:t>
              </w:r>
            </w:ins>
          </w:p>
        </w:tc>
      </w:tr>
      <w:tr w:rsidR="008B464E" w:rsidRPr="00354872" w14:paraId="3F31B42B" w14:textId="77777777" w:rsidTr="00AA3553">
        <w:trPr>
          <w:ins w:id="1260" w:author="Tanish Sugnani" w:date="2017-05-21T01:42:00Z"/>
        </w:trPr>
        <w:tc>
          <w:tcPr>
            <w:tcW w:w="2988" w:type="dxa"/>
          </w:tcPr>
          <w:p w14:paraId="3BFAC257" w14:textId="77777777" w:rsidR="008B464E" w:rsidRPr="00354872" w:rsidRDefault="008B464E" w:rsidP="00AA3553">
            <w:pPr>
              <w:pStyle w:val="Body"/>
              <w:spacing w:before="60" w:line="360" w:lineRule="auto"/>
              <w:rPr>
                <w:ins w:id="1261" w:author="Tanish Sugnani" w:date="2017-05-21T01:42:00Z"/>
                <w:rFonts w:ascii="Times New Roman" w:hAnsi="Times New Roman"/>
                <w:bCs/>
                <w:color w:val="000000" w:themeColor="text1"/>
                <w:szCs w:val="24"/>
              </w:rPr>
            </w:pPr>
            <w:ins w:id="1262" w:author="Tanish Sugnani" w:date="2017-05-21T01:42:00Z">
              <w:r w:rsidRPr="00354872">
                <w:rPr>
                  <w:rFonts w:ascii="Times New Roman" w:hAnsi="Times New Roman"/>
                  <w:bCs/>
                  <w:color w:val="000000" w:themeColor="text1"/>
                  <w:szCs w:val="24"/>
                </w:rPr>
                <w:t>Editor</w:t>
              </w:r>
            </w:ins>
          </w:p>
        </w:tc>
        <w:tc>
          <w:tcPr>
            <w:tcW w:w="3060" w:type="dxa"/>
          </w:tcPr>
          <w:p w14:paraId="1DFE488B" w14:textId="77777777" w:rsidR="008B464E" w:rsidRPr="00354872" w:rsidRDefault="008B464E" w:rsidP="00AA3553">
            <w:pPr>
              <w:pStyle w:val="Body"/>
              <w:spacing w:before="60" w:line="360" w:lineRule="auto"/>
              <w:rPr>
                <w:ins w:id="1263" w:author="Tanish Sugnani" w:date="2017-05-21T01:42:00Z"/>
                <w:rFonts w:ascii="Times New Roman" w:hAnsi="Times New Roman"/>
                <w:bCs/>
                <w:color w:val="000000" w:themeColor="text1"/>
                <w:szCs w:val="24"/>
              </w:rPr>
            </w:pPr>
            <w:ins w:id="1264" w:author="Tanish Sugnani" w:date="2017-05-21T01:42:00Z">
              <w:r w:rsidRPr="00354872">
                <w:rPr>
                  <w:rFonts w:ascii="Times New Roman" w:hAnsi="Times New Roman"/>
                  <w:bCs/>
                  <w:color w:val="000000" w:themeColor="text1"/>
                  <w:szCs w:val="24"/>
                </w:rPr>
                <w:t xml:space="preserve">MATLAB Editor </w:t>
              </w:r>
            </w:ins>
          </w:p>
        </w:tc>
      </w:tr>
      <w:tr w:rsidR="008B464E" w:rsidRPr="00354872" w14:paraId="528CBEE4" w14:textId="77777777" w:rsidTr="00AA3553">
        <w:trPr>
          <w:trHeight w:val="70"/>
          <w:ins w:id="1265" w:author="Tanish Sugnani" w:date="2017-05-21T01:42:00Z"/>
        </w:trPr>
        <w:tc>
          <w:tcPr>
            <w:tcW w:w="2988" w:type="dxa"/>
          </w:tcPr>
          <w:p w14:paraId="70D9ADE2" w14:textId="77777777" w:rsidR="008B464E" w:rsidRPr="00354872" w:rsidRDefault="008B464E" w:rsidP="00AA3553">
            <w:pPr>
              <w:pStyle w:val="Body"/>
              <w:spacing w:before="60" w:line="360" w:lineRule="auto"/>
              <w:rPr>
                <w:ins w:id="1266" w:author="Tanish Sugnani" w:date="2017-05-21T01:42:00Z"/>
                <w:rFonts w:ascii="Times New Roman" w:hAnsi="Times New Roman"/>
                <w:bCs/>
                <w:color w:val="000000" w:themeColor="text1"/>
                <w:szCs w:val="24"/>
              </w:rPr>
            </w:pPr>
            <w:ins w:id="1267" w:author="Tanish Sugnani" w:date="2017-05-21T01:42:00Z">
              <w:r w:rsidRPr="00354872">
                <w:rPr>
                  <w:rFonts w:ascii="Times New Roman" w:hAnsi="Times New Roman"/>
                  <w:bCs/>
                  <w:color w:val="000000" w:themeColor="text1"/>
                  <w:szCs w:val="24"/>
                </w:rPr>
                <w:t>Debugging tools</w:t>
              </w:r>
            </w:ins>
          </w:p>
        </w:tc>
        <w:tc>
          <w:tcPr>
            <w:tcW w:w="3060" w:type="dxa"/>
          </w:tcPr>
          <w:p w14:paraId="69F0B641" w14:textId="77777777" w:rsidR="008B464E" w:rsidRPr="00354872" w:rsidRDefault="008B464E" w:rsidP="00AA3553">
            <w:pPr>
              <w:pStyle w:val="Body"/>
              <w:spacing w:before="60" w:line="360" w:lineRule="auto"/>
              <w:rPr>
                <w:ins w:id="1268" w:author="Tanish Sugnani" w:date="2017-05-21T01:42:00Z"/>
                <w:rFonts w:ascii="Times New Roman" w:hAnsi="Times New Roman"/>
                <w:bCs/>
                <w:color w:val="000000" w:themeColor="text1"/>
                <w:szCs w:val="24"/>
              </w:rPr>
            </w:pPr>
            <w:ins w:id="1269" w:author="Tanish Sugnani" w:date="2017-05-21T01:42:00Z">
              <w:r w:rsidRPr="00354872">
                <w:rPr>
                  <w:rFonts w:ascii="Times New Roman" w:hAnsi="Times New Roman"/>
                  <w:bCs/>
                  <w:color w:val="000000" w:themeColor="text1"/>
                  <w:szCs w:val="24"/>
                </w:rPr>
                <w:t>MATLAB Debugger</w:t>
              </w:r>
            </w:ins>
          </w:p>
        </w:tc>
      </w:tr>
    </w:tbl>
    <w:p w14:paraId="7C842484" w14:textId="77777777" w:rsidR="008B464E" w:rsidRDefault="008B464E" w:rsidP="008B464E">
      <w:pPr>
        <w:pStyle w:val="NormalWeb"/>
        <w:shd w:val="clear" w:color="auto" w:fill="FFFFFF"/>
        <w:tabs>
          <w:tab w:val="left" w:pos="945"/>
        </w:tabs>
        <w:spacing w:after="264" w:line="360" w:lineRule="auto"/>
        <w:rPr>
          <w:ins w:id="1270" w:author="Tanish Sugnani" w:date="2017-05-21T01:42:00Z"/>
          <w:color w:val="000000" w:themeColor="text1"/>
        </w:rPr>
      </w:pPr>
      <w:ins w:id="1271" w:author="Tanish Sugnani" w:date="2017-05-21T01:42:00Z">
        <w:r>
          <w:rPr>
            <w:color w:val="000000" w:themeColor="text1"/>
          </w:rPr>
          <w:tab/>
        </w:r>
      </w:ins>
    </w:p>
    <w:p w14:paraId="7479C72C" w14:textId="77777777" w:rsidR="008B464E" w:rsidRDefault="008B464E" w:rsidP="008B464E">
      <w:pPr>
        <w:pStyle w:val="NormalWeb"/>
        <w:shd w:val="clear" w:color="auto" w:fill="FFFFFF"/>
        <w:spacing w:after="264" w:line="360" w:lineRule="auto"/>
        <w:rPr>
          <w:ins w:id="1272" w:author="Tanish Sugnani" w:date="2017-05-21T01:42:00Z"/>
          <w:color w:val="000000" w:themeColor="text1"/>
        </w:rPr>
      </w:pPr>
    </w:p>
    <w:p w14:paraId="7EDAE07C" w14:textId="77777777" w:rsidR="008B464E" w:rsidRDefault="008B464E" w:rsidP="008B464E">
      <w:pPr>
        <w:pStyle w:val="NormalWeb"/>
        <w:shd w:val="clear" w:color="auto" w:fill="FFFFFF"/>
        <w:spacing w:after="264" w:line="360" w:lineRule="auto"/>
        <w:rPr>
          <w:ins w:id="1273" w:author="Tanish Sugnani" w:date="2017-05-21T01:42:00Z"/>
          <w:color w:val="000000" w:themeColor="text1"/>
        </w:rPr>
      </w:pPr>
    </w:p>
    <w:p w14:paraId="2DE2FED7" w14:textId="77777777" w:rsidR="008B464E" w:rsidRPr="00354872" w:rsidRDefault="008B464E" w:rsidP="008B464E">
      <w:pPr>
        <w:pStyle w:val="NormalWeb"/>
        <w:shd w:val="clear" w:color="auto" w:fill="FFFFFF"/>
        <w:spacing w:after="264" w:line="360" w:lineRule="auto"/>
        <w:rPr>
          <w:ins w:id="1274" w:author="Tanish Sugnani" w:date="2017-05-21T01:42:00Z"/>
          <w:color w:val="000000" w:themeColor="text1"/>
        </w:rPr>
      </w:pPr>
    </w:p>
    <w:p w14:paraId="78575971" w14:textId="77777777" w:rsidR="008B464E" w:rsidRDefault="008B464E" w:rsidP="008B464E">
      <w:pPr>
        <w:pStyle w:val="NormalWeb"/>
        <w:shd w:val="clear" w:color="auto" w:fill="FFFFFF"/>
        <w:spacing w:after="264" w:line="360" w:lineRule="auto"/>
        <w:rPr>
          <w:ins w:id="1275" w:author="Tanish Sugnani" w:date="2017-05-21T01:42:00Z"/>
          <w:color w:val="000000" w:themeColor="text1"/>
        </w:rPr>
      </w:pPr>
    </w:p>
    <w:p w14:paraId="4A0F2E00" w14:textId="5EA80564" w:rsidR="008B464E" w:rsidRPr="00A11F8E" w:rsidRDefault="00AA3553" w:rsidP="008B464E">
      <w:pPr>
        <w:tabs>
          <w:tab w:val="left" w:pos="3048"/>
        </w:tabs>
        <w:spacing w:line="360" w:lineRule="auto"/>
        <w:jc w:val="center"/>
        <w:rPr>
          <w:ins w:id="1276" w:author="Tanish Sugnani" w:date="2017-05-21T01:42:00Z"/>
          <w:rFonts w:ascii="Times New Roman" w:hAnsi="Times New Roman" w:cs="Times New Roman"/>
          <w:b/>
          <w:color w:val="000000" w:themeColor="text1"/>
          <w:sz w:val="24"/>
          <w:szCs w:val="24"/>
        </w:rPr>
      </w:pPr>
      <w:ins w:id="1277" w:author="Tanish Sugnani" w:date="2017-05-21T01:42:00Z">
        <w:r>
          <w:rPr>
            <w:rFonts w:ascii="Times New Roman" w:hAnsi="Times New Roman" w:cs="Times New Roman"/>
            <w:b/>
            <w:color w:val="000000" w:themeColor="text1"/>
            <w:sz w:val="24"/>
            <w:szCs w:val="24"/>
          </w:rPr>
          <w:t>Table 5</w:t>
        </w:r>
        <w:r w:rsidR="008B464E" w:rsidRPr="00354872">
          <w:rPr>
            <w:rFonts w:ascii="Times New Roman" w:hAnsi="Times New Roman" w:cs="Times New Roman"/>
            <w:b/>
            <w:color w:val="000000" w:themeColor="text1"/>
            <w:sz w:val="24"/>
            <w:szCs w:val="24"/>
          </w:rPr>
          <w:t>.1: Technology Elements</w:t>
        </w:r>
      </w:ins>
    </w:p>
    <w:p w14:paraId="436489D8" w14:textId="2F62C4DA" w:rsidR="008B464E" w:rsidRPr="00961A12" w:rsidRDefault="00AA3553" w:rsidP="008B464E">
      <w:pPr>
        <w:spacing w:line="360" w:lineRule="auto"/>
        <w:rPr>
          <w:ins w:id="1278" w:author="Tanish Sugnani" w:date="2017-05-21T01:42:00Z"/>
          <w:rFonts w:ascii="Times New Roman" w:hAnsi="Times New Roman" w:cs="Times New Roman"/>
          <w:b/>
          <w:color w:val="000000" w:themeColor="text1"/>
          <w:sz w:val="32"/>
          <w:szCs w:val="28"/>
        </w:rPr>
      </w:pPr>
      <w:ins w:id="1279" w:author="Tanish Sugnani" w:date="2017-05-21T01:42:00Z">
        <w:r>
          <w:rPr>
            <w:rFonts w:ascii="Times New Roman" w:hAnsi="Times New Roman" w:cs="Times New Roman"/>
            <w:b/>
            <w:color w:val="000000" w:themeColor="text1"/>
            <w:sz w:val="32"/>
            <w:szCs w:val="28"/>
          </w:rPr>
          <w:t>5</w:t>
        </w:r>
        <w:r w:rsidR="008B464E" w:rsidRPr="00961A12">
          <w:rPr>
            <w:rFonts w:ascii="Times New Roman" w:hAnsi="Times New Roman" w:cs="Times New Roman"/>
            <w:b/>
            <w:color w:val="000000" w:themeColor="text1"/>
            <w:sz w:val="32"/>
            <w:szCs w:val="28"/>
          </w:rPr>
          <w:t>.4 Language Specification</w:t>
        </w:r>
      </w:ins>
    </w:p>
    <w:p w14:paraId="03090721" w14:textId="77777777" w:rsidR="008B464E" w:rsidRDefault="008B464E" w:rsidP="008B464E">
      <w:pPr>
        <w:pStyle w:val="NormalWeb"/>
        <w:shd w:val="clear" w:color="auto" w:fill="FFFFFF"/>
        <w:spacing w:after="264" w:line="360" w:lineRule="auto"/>
        <w:jc w:val="both"/>
        <w:rPr>
          <w:ins w:id="1280" w:author="Tanish Sugnani" w:date="2017-05-21T01:42:00Z"/>
          <w:color w:val="000000" w:themeColor="text1"/>
        </w:rPr>
      </w:pPr>
      <w:ins w:id="1281" w:author="Tanish Sugnani" w:date="2017-05-21T01:42:00Z">
        <w:r>
          <w:rPr>
            <w:color w:val="000000" w:themeColor="text1"/>
          </w:rPr>
          <w:t>The MATLAB language supports the vector and matrix operations that are fundamental to engineering and scientific problems. It enables fast development and execution. With the MATLAB language, to develop the program and algorithms are faster than with traditional languages because this does not need to perform low-level administrative tasks, such as declaring variables, specifying data types, and allocating memory. In many cases, MATLAB eliminates the need for ‘for’ loops. As a result, one line of MATLAB code can often replace several lines of C or C++ code. At the same time, MATLAB provides all the features of a traditional programming language, including arithmetic operators, flow control, data structures, data types, </w:t>
        </w:r>
        <w:r w:rsidRPr="00961A12">
          <w:t>Object-Oriented Programming</w:t>
        </w:r>
        <w:r>
          <w:rPr>
            <w:color w:val="000000" w:themeColor="text1"/>
          </w:rPr>
          <w:t> (OOP), and debugging features.</w:t>
        </w:r>
      </w:ins>
    </w:p>
    <w:p w14:paraId="0C63206F" w14:textId="186FD61E" w:rsidR="008B464E" w:rsidRDefault="008B464E" w:rsidP="008B464E">
      <w:pPr>
        <w:pStyle w:val="NormalWeb"/>
        <w:shd w:val="clear" w:color="auto" w:fill="FFFFFF"/>
        <w:spacing w:after="264" w:line="360" w:lineRule="auto"/>
        <w:jc w:val="both"/>
        <w:rPr>
          <w:ins w:id="1282" w:author="Tanish Sugnani" w:date="2017-05-21T01:42:00Z"/>
        </w:rPr>
      </w:pPr>
      <w:ins w:id="1283" w:author="Tanish Sugnani" w:date="2017-05-21T01:42:00Z">
        <w:r>
          <w:t xml:space="preserve">MATLAB provides the following types of functions for performing mathematical operations and </w:t>
        </w:r>
      </w:ins>
      <w:ins w:id="1284" w:author="Tanish Sugnani" w:date="2017-05-21T01:49:00Z">
        <w:r w:rsidR="00AA3553">
          <w:t>analyzing</w:t>
        </w:r>
      </w:ins>
      <w:ins w:id="1285" w:author="Tanish Sugnani" w:date="2017-05-21T01:42:00Z">
        <w:r>
          <w:t xml:space="preserve"> data:</w:t>
        </w:r>
      </w:ins>
    </w:p>
    <w:p w14:paraId="51DFF294" w14:textId="77777777" w:rsidR="008B464E" w:rsidRDefault="008B464E" w:rsidP="008B464E">
      <w:pPr>
        <w:pStyle w:val="ListParagraph"/>
        <w:numPr>
          <w:ilvl w:val="0"/>
          <w:numId w:val="17"/>
        </w:numPr>
        <w:spacing w:after="53" w:line="360" w:lineRule="auto"/>
        <w:rPr>
          <w:ins w:id="1286" w:author="Tanish Sugnani" w:date="2017-05-21T01:42:00Z"/>
          <w:rFonts w:ascii="Times New Roman" w:hAnsi="Times New Roman"/>
          <w:color w:val="000000" w:themeColor="text1"/>
          <w:sz w:val="24"/>
          <w:szCs w:val="24"/>
        </w:rPr>
      </w:pPr>
      <w:ins w:id="1287" w:author="Tanish Sugnani" w:date="2017-05-21T01:42:00Z">
        <w:r>
          <w:rPr>
            <w:rFonts w:ascii="Times New Roman" w:hAnsi="Times New Roman"/>
            <w:color w:val="000000" w:themeColor="text1"/>
            <w:sz w:val="24"/>
            <w:szCs w:val="24"/>
          </w:rPr>
          <w:t>Matrix manipulation and linear algebra</w:t>
        </w:r>
      </w:ins>
    </w:p>
    <w:p w14:paraId="176A07B4" w14:textId="77777777" w:rsidR="008B464E" w:rsidRDefault="008B464E" w:rsidP="008B464E">
      <w:pPr>
        <w:pStyle w:val="ListParagraph"/>
        <w:numPr>
          <w:ilvl w:val="0"/>
          <w:numId w:val="17"/>
        </w:numPr>
        <w:spacing w:after="53" w:line="360" w:lineRule="auto"/>
        <w:rPr>
          <w:ins w:id="1288" w:author="Tanish Sugnani" w:date="2017-05-21T01:42:00Z"/>
          <w:rFonts w:ascii="Times New Roman" w:hAnsi="Times New Roman"/>
          <w:color w:val="000000" w:themeColor="text1"/>
          <w:sz w:val="24"/>
          <w:szCs w:val="24"/>
        </w:rPr>
      </w:pPr>
      <w:ins w:id="1289" w:author="Tanish Sugnani" w:date="2017-05-21T01:42:00Z">
        <w:r>
          <w:rPr>
            <w:rFonts w:ascii="Times New Roman" w:hAnsi="Times New Roman"/>
            <w:color w:val="000000" w:themeColor="text1"/>
            <w:sz w:val="24"/>
            <w:szCs w:val="24"/>
          </w:rPr>
          <w:t>Polynomials and interpolation</w:t>
        </w:r>
      </w:ins>
    </w:p>
    <w:p w14:paraId="59B636D1" w14:textId="77777777" w:rsidR="008B464E" w:rsidRDefault="008B464E" w:rsidP="008B464E">
      <w:pPr>
        <w:pStyle w:val="ListParagraph"/>
        <w:numPr>
          <w:ilvl w:val="0"/>
          <w:numId w:val="17"/>
        </w:numPr>
        <w:spacing w:after="53" w:line="360" w:lineRule="auto"/>
        <w:rPr>
          <w:ins w:id="1290" w:author="Tanish Sugnani" w:date="2017-05-21T01:42:00Z"/>
          <w:rFonts w:ascii="Times New Roman" w:hAnsi="Times New Roman"/>
          <w:color w:val="000000" w:themeColor="text1"/>
          <w:sz w:val="24"/>
          <w:szCs w:val="24"/>
        </w:rPr>
      </w:pPr>
      <w:ins w:id="1291" w:author="Tanish Sugnani" w:date="2017-05-21T01:42:00Z">
        <w:r>
          <w:rPr>
            <w:rFonts w:ascii="Times New Roman" w:hAnsi="Times New Roman"/>
            <w:color w:val="000000" w:themeColor="text1"/>
            <w:sz w:val="24"/>
            <w:szCs w:val="24"/>
          </w:rPr>
          <w:t>Fourier analysis and filtering</w:t>
        </w:r>
      </w:ins>
    </w:p>
    <w:p w14:paraId="3E61D322" w14:textId="77777777" w:rsidR="008B464E" w:rsidRDefault="008B464E" w:rsidP="008B464E">
      <w:pPr>
        <w:pStyle w:val="ListParagraph"/>
        <w:numPr>
          <w:ilvl w:val="0"/>
          <w:numId w:val="17"/>
        </w:numPr>
        <w:spacing w:after="53" w:line="360" w:lineRule="auto"/>
        <w:rPr>
          <w:ins w:id="1292" w:author="Tanish Sugnani" w:date="2017-05-21T01:42:00Z"/>
          <w:rFonts w:ascii="Times New Roman" w:hAnsi="Times New Roman"/>
          <w:color w:val="000000" w:themeColor="text1"/>
          <w:sz w:val="24"/>
          <w:szCs w:val="24"/>
        </w:rPr>
      </w:pPr>
      <w:ins w:id="1293" w:author="Tanish Sugnani" w:date="2017-05-21T01:42:00Z">
        <w:r>
          <w:rPr>
            <w:rFonts w:ascii="Times New Roman" w:hAnsi="Times New Roman"/>
            <w:color w:val="000000" w:themeColor="text1"/>
            <w:sz w:val="24"/>
            <w:szCs w:val="24"/>
          </w:rPr>
          <w:t>Data analysis and statistics</w:t>
        </w:r>
      </w:ins>
    </w:p>
    <w:p w14:paraId="49ED85B5" w14:textId="77777777" w:rsidR="008B464E" w:rsidRDefault="008B464E" w:rsidP="008B464E">
      <w:pPr>
        <w:pStyle w:val="ListParagraph"/>
        <w:numPr>
          <w:ilvl w:val="0"/>
          <w:numId w:val="17"/>
        </w:numPr>
        <w:spacing w:after="53" w:line="360" w:lineRule="auto"/>
        <w:rPr>
          <w:ins w:id="1294" w:author="Tanish Sugnani" w:date="2017-05-21T01:42:00Z"/>
          <w:rFonts w:ascii="Times New Roman" w:hAnsi="Times New Roman"/>
          <w:color w:val="000000" w:themeColor="text1"/>
          <w:sz w:val="24"/>
          <w:szCs w:val="24"/>
        </w:rPr>
      </w:pPr>
      <w:ins w:id="1295" w:author="Tanish Sugnani" w:date="2017-05-21T01:42:00Z">
        <w:r>
          <w:rPr>
            <w:rFonts w:ascii="Times New Roman" w:hAnsi="Times New Roman"/>
            <w:color w:val="000000" w:themeColor="text1"/>
            <w:sz w:val="24"/>
            <w:szCs w:val="24"/>
          </w:rPr>
          <w:lastRenderedPageBreak/>
          <w:t>Ordinary Differential Equations (ODEs)</w:t>
        </w:r>
      </w:ins>
    </w:p>
    <w:p w14:paraId="382F6019" w14:textId="77777777" w:rsidR="008B464E" w:rsidRDefault="008B464E" w:rsidP="008B464E">
      <w:pPr>
        <w:pStyle w:val="ListParagraph"/>
        <w:numPr>
          <w:ilvl w:val="0"/>
          <w:numId w:val="17"/>
        </w:numPr>
        <w:spacing w:after="53" w:line="360" w:lineRule="auto"/>
        <w:rPr>
          <w:ins w:id="1296" w:author="Tanish Sugnani" w:date="2017-05-21T01:42:00Z"/>
          <w:rFonts w:ascii="Times New Roman" w:hAnsi="Times New Roman"/>
          <w:color w:val="000000" w:themeColor="text1"/>
          <w:sz w:val="24"/>
          <w:szCs w:val="24"/>
        </w:rPr>
      </w:pPr>
      <w:ins w:id="1297" w:author="Tanish Sugnani" w:date="2017-05-21T01:42:00Z">
        <w:r>
          <w:rPr>
            <w:rFonts w:ascii="Times New Roman" w:hAnsi="Times New Roman"/>
            <w:color w:val="000000" w:themeColor="text1"/>
            <w:sz w:val="24"/>
            <w:szCs w:val="24"/>
          </w:rPr>
          <w:t>Partial Differential Equations (PDEs)</w:t>
        </w:r>
      </w:ins>
    </w:p>
    <w:p w14:paraId="1EE8D0C1" w14:textId="77777777" w:rsidR="008B464E" w:rsidRDefault="008B464E" w:rsidP="000A6100">
      <w:pPr>
        <w:spacing w:line="360" w:lineRule="auto"/>
        <w:jc w:val="both"/>
        <w:rPr>
          <w:ins w:id="1298" w:author="Tanish Sugnani" w:date="2017-05-21T01:42:00Z"/>
          <w:rFonts w:ascii="Times New Roman" w:hAnsi="Times New Roman" w:cs="Times New Roman"/>
          <w:sz w:val="24"/>
          <w:szCs w:val="24"/>
        </w:rPr>
      </w:pPr>
    </w:p>
    <w:p w14:paraId="3ED83BE5" w14:textId="77777777" w:rsidR="000A6100" w:rsidRDefault="000A6100" w:rsidP="000A6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proposed approach comprises of two steps: </w:t>
      </w:r>
    </w:p>
    <w:p w14:paraId="087E923E" w14:textId="77777777" w:rsidR="000A6100" w:rsidRDefault="000A6100" w:rsidP="000A6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 </w:t>
      </w:r>
      <w:r>
        <w:rPr>
          <w:rFonts w:ascii="Times New Roman" w:hAnsi="Times New Roman" w:cs="Times New Roman"/>
          <w:b/>
          <w:bCs/>
          <w:sz w:val="24"/>
          <w:szCs w:val="24"/>
        </w:rPr>
        <w:t>MSD based on Gaussian and bilateral filters</w:t>
      </w:r>
      <w:r>
        <w:rPr>
          <w:rFonts w:ascii="Times New Roman" w:hAnsi="Times New Roman" w:cs="Times New Roman"/>
          <w:sz w:val="24"/>
          <w:szCs w:val="24"/>
        </w:rPr>
        <w:t xml:space="preserve"> </w:t>
      </w:r>
    </w:p>
    <w:p w14:paraId="7ABD0406" w14:textId="77777777" w:rsidR="000A6100" w:rsidRDefault="000A6100" w:rsidP="000A6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2. </w:t>
      </w:r>
      <w:r>
        <w:rPr>
          <w:rFonts w:ascii="Times New Roman" w:hAnsi="Times New Roman" w:cs="Times New Roman"/>
          <w:b/>
          <w:bCs/>
          <w:sz w:val="24"/>
          <w:szCs w:val="24"/>
        </w:rPr>
        <w:t xml:space="preserve">Infrared and visible image fusion based on </w:t>
      </w:r>
    </w:p>
    <w:p w14:paraId="40506087" w14:textId="77777777" w:rsidR="000A6100" w:rsidRPr="00346B48" w:rsidRDefault="000A6100" w:rsidP="000A6100">
      <w:pPr>
        <w:spacing w:line="360" w:lineRule="auto"/>
        <w:jc w:val="both"/>
        <w:rPr>
          <w:rFonts w:ascii="Times New Roman" w:hAnsi="Times New Roman" w:cs="Times New Roman"/>
          <w:sz w:val="24"/>
          <w:szCs w:val="24"/>
        </w:rPr>
      </w:pPr>
      <w:r w:rsidRPr="00346B48">
        <w:rPr>
          <w:rFonts w:ascii="Times New Roman" w:hAnsi="Times New Roman" w:cs="Times New Roman"/>
          <w:iCs/>
          <w:sz w:val="24"/>
          <w:szCs w:val="24"/>
          <w:rPrChange w:id="1299" w:author="Tanish Sugnani" w:date="2017-05-20T21:29:00Z">
            <w:rPr>
              <w:rFonts w:ascii="Times New Roman" w:hAnsi="Times New Roman" w:cs="Times New Roman"/>
              <w:i/>
              <w:iCs/>
              <w:sz w:val="24"/>
              <w:szCs w:val="24"/>
            </w:rPr>
          </w:rPrChange>
        </w:rPr>
        <w:t xml:space="preserve">         2.1. Small and large-scale combinations.</w:t>
      </w:r>
    </w:p>
    <w:p w14:paraId="6693E8BE" w14:textId="77777777" w:rsidR="000A6100" w:rsidRPr="00346B48" w:rsidRDefault="000A6100" w:rsidP="000A6100">
      <w:pPr>
        <w:spacing w:line="360" w:lineRule="auto"/>
        <w:jc w:val="both"/>
        <w:rPr>
          <w:rFonts w:ascii="Times New Roman" w:hAnsi="Times New Roman" w:cs="Times New Roman"/>
          <w:sz w:val="24"/>
          <w:szCs w:val="24"/>
        </w:rPr>
      </w:pPr>
      <w:r w:rsidRPr="00346B48">
        <w:rPr>
          <w:rFonts w:ascii="Times New Roman" w:hAnsi="Times New Roman" w:cs="Times New Roman"/>
          <w:iCs/>
          <w:sz w:val="24"/>
          <w:szCs w:val="24"/>
          <w:rPrChange w:id="1300" w:author="Tanish Sugnani" w:date="2017-05-20T21:29:00Z">
            <w:rPr>
              <w:rFonts w:ascii="Times New Roman" w:hAnsi="Times New Roman" w:cs="Times New Roman"/>
              <w:i/>
              <w:iCs/>
              <w:sz w:val="24"/>
              <w:szCs w:val="24"/>
            </w:rPr>
          </w:rPrChange>
        </w:rPr>
        <w:t xml:space="preserve">         2.2. Base level combination.</w:t>
      </w:r>
      <w:r w:rsidRPr="00346B48">
        <w:rPr>
          <w:rFonts w:ascii="Times New Roman" w:hAnsi="Times New Roman" w:cs="Times New Roman"/>
          <w:sz w:val="24"/>
          <w:szCs w:val="24"/>
        </w:rPr>
        <w:t xml:space="preserve"> </w:t>
      </w:r>
    </w:p>
    <w:p w14:paraId="5354A8B9" w14:textId="77777777" w:rsidR="000A6100" w:rsidRDefault="000A6100" w:rsidP="000A6100">
      <w:pPr>
        <w:spacing w:line="360" w:lineRule="auto"/>
        <w:jc w:val="both"/>
        <w:rPr>
          <w:rFonts w:ascii="Times New Roman" w:hAnsi="Times New Roman" w:cs="Times New Roman"/>
          <w:sz w:val="24"/>
          <w:szCs w:val="24"/>
        </w:rPr>
      </w:pPr>
    </w:p>
    <w:p w14:paraId="71D9AA07" w14:textId="77777777" w:rsidR="000A6100" w:rsidRDefault="000A6100" w:rsidP="000A6100">
      <w:pPr>
        <w:numPr>
          <w:ilvl w:val="0"/>
          <w:numId w:val="18"/>
        </w:numPr>
        <w:suppressAutoHyphens/>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The hybrid-MSD based on Gaussian and bilateral filters</w:t>
      </w:r>
    </w:p>
    <w:p w14:paraId="465CD32A" w14:textId="77777777" w:rsidR="000A6100" w:rsidRDefault="000A6100" w:rsidP="000A6100">
      <w:pPr>
        <w:numPr>
          <w:ilvl w:val="0"/>
          <w:numId w:val="19"/>
        </w:numPr>
        <w:suppressAutoHyphens/>
        <w:spacing w:after="160" w:line="360" w:lineRule="auto"/>
        <w:jc w:val="both"/>
        <w:rPr>
          <w:rFonts w:ascii="Times New Roman" w:hAnsi="Times New Roman" w:cs="Times New Roman"/>
          <w:sz w:val="24"/>
          <w:szCs w:val="24"/>
        </w:rPr>
      </w:pPr>
      <w:r>
        <w:rPr>
          <w:rFonts w:ascii="Times New Roman" w:hAnsi="Times New Roman" w:cs="Times New Roman"/>
          <w:sz w:val="24"/>
          <w:szCs w:val="24"/>
        </w:rPr>
        <w:t>Gaussian and bilateral filters are both known as important filtering methods extensively used in image processing applications. The Gaussian filter is one of the basic tools for noise reduction and image smoothing.</w:t>
      </w:r>
    </w:p>
    <w:p w14:paraId="721DDF93" w14:textId="77777777" w:rsidR="000A6100" w:rsidRDefault="000A6100" w:rsidP="0094510E">
      <w:pPr>
        <w:numPr>
          <w:ilvl w:val="0"/>
          <w:numId w:val="19"/>
        </w:numPr>
        <w:suppressAutoHyphens/>
        <w:spacing w:after="160" w:line="360" w:lineRule="auto"/>
        <w:jc w:val="both"/>
        <w:rPr>
          <w:rFonts w:ascii="Times New Roman" w:hAnsi="Times New Roman" w:cs="Times New Roman"/>
          <w:sz w:val="24"/>
          <w:szCs w:val="24"/>
        </w:rPr>
      </w:pPr>
      <w:r>
        <w:rPr>
          <w:rFonts w:ascii="Times New Roman" w:hAnsi="Times New Roman" w:cs="Times New Roman"/>
          <w:sz w:val="24"/>
          <w:szCs w:val="24"/>
        </w:rPr>
        <w:t>Gaussian smoothing is used as a pre-processing stage in computer vision algorithms in order to enhance image structures at different scales.</w:t>
      </w:r>
    </w:p>
    <w:p w14:paraId="7F170B20" w14:textId="77777777" w:rsidR="000A6100" w:rsidRDefault="000A6100" w:rsidP="000A6100">
      <w:pPr>
        <w:numPr>
          <w:ilvl w:val="0"/>
          <w:numId w:val="19"/>
        </w:numPr>
        <w:suppressAutoHyphens/>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A bilateral filter is a non-linear, edge-preserving and noise reducing smoothing filter for images. The intensity value at each pixel in an image is replaced by a weighted average of intensity values from nearby pixels. </w:t>
      </w:r>
    </w:p>
    <w:p w14:paraId="3212CD3A" w14:textId="782522EE" w:rsidR="000A6100" w:rsidRDefault="000A6100" w:rsidP="000A6100">
      <w:pPr>
        <w:numPr>
          <w:ilvl w:val="0"/>
          <w:numId w:val="19"/>
        </w:numPr>
        <w:suppressAutoHyphens/>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A Gaussian function denoted as </w:t>
      </w:r>
      <w:r>
        <w:rPr>
          <w:rFonts w:ascii="Times New Roman" w:hAnsi="Times New Roman" w:cs="Times New Roman"/>
          <w:i/>
          <w:iCs/>
          <w:sz w:val="24"/>
          <w:szCs w:val="24"/>
        </w:rPr>
        <w:t>g</w:t>
      </w:r>
      <w:r>
        <w:rPr>
          <w:rFonts w:ascii="Times New Roman" w:hAnsi="Times New Roman" w:cs="Times New Roman"/>
          <w:i/>
          <w:iCs/>
          <w:sz w:val="24"/>
          <w:szCs w:val="24"/>
          <w:lang w:val="el-GR"/>
        </w:rPr>
        <w:t>σ(</w:t>
      </w:r>
      <w:r>
        <w:rPr>
          <w:rFonts w:ascii="Times New Roman" w:hAnsi="Times New Roman" w:cs="Times New Roman"/>
          <w:i/>
          <w:iCs/>
          <w:sz w:val="24"/>
          <w:szCs w:val="24"/>
        </w:rPr>
        <w:t>x)=exp(−x2/</w:t>
      </w:r>
      <w:r>
        <w:rPr>
          <w:rFonts w:ascii="Times New Roman" w:hAnsi="Times New Roman" w:cs="Times New Roman"/>
          <w:i/>
          <w:iCs/>
          <w:sz w:val="24"/>
          <w:szCs w:val="24"/>
          <w:lang w:val="el-GR"/>
        </w:rPr>
        <w:t xml:space="preserve">σ2) </w:t>
      </w:r>
    </w:p>
    <w:p w14:paraId="1657F4A0" w14:textId="77777777" w:rsidR="000A6100" w:rsidRDefault="000A6100" w:rsidP="000A6100">
      <w:pPr>
        <w:numPr>
          <w:ilvl w:val="0"/>
          <w:numId w:val="19"/>
        </w:numPr>
        <w:suppressAutoHyphens/>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bilateral filtering of image </w:t>
      </w:r>
      <w:r>
        <w:rPr>
          <w:rFonts w:ascii="Times New Roman" w:hAnsi="Times New Roman" w:cs="Times New Roman"/>
          <w:b/>
          <w:bCs/>
          <w:i/>
          <w:iCs/>
          <w:sz w:val="24"/>
          <w:szCs w:val="24"/>
        </w:rPr>
        <w:t xml:space="preserve">I </w:t>
      </w:r>
      <w:r>
        <w:rPr>
          <w:rFonts w:ascii="Times New Roman" w:hAnsi="Times New Roman" w:cs="Times New Roman"/>
          <w:i/>
          <w:iCs/>
          <w:sz w:val="24"/>
          <w:szCs w:val="24"/>
        </w:rPr>
        <w:t xml:space="preserve">at pixel </w:t>
      </w:r>
      <w:r>
        <w:rPr>
          <w:rFonts w:ascii="Times New Roman" w:hAnsi="Times New Roman" w:cs="Times New Roman"/>
          <w:b/>
          <w:bCs/>
          <w:i/>
          <w:iCs/>
          <w:sz w:val="24"/>
          <w:szCs w:val="24"/>
        </w:rPr>
        <w:t xml:space="preserve">p </w:t>
      </w:r>
      <w:r>
        <w:rPr>
          <w:rFonts w:ascii="Times New Roman" w:hAnsi="Times New Roman" w:cs="Times New Roman"/>
          <w:sz w:val="24"/>
          <w:szCs w:val="24"/>
        </w:rPr>
        <w:t>is performed as</w:t>
      </w:r>
      <w:r>
        <w:rPr>
          <w:rFonts w:ascii="Times New Roman" w:hAnsi="Times New Roman" w:cs="Times New Roman"/>
          <w:b/>
          <w:bCs/>
          <w:i/>
          <w:iCs/>
          <w:sz w:val="24"/>
          <w:szCs w:val="24"/>
        </w:rPr>
        <w:t>:</w:t>
      </w:r>
      <w:r>
        <w:rPr>
          <w:rFonts w:ascii="Times New Roman" w:hAnsi="Times New Roman" w:cs="Times New Roman"/>
          <w:sz w:val="24"/>
          <w:szCs w:val="24"/>
        </w:rPr>
        <w:t xml:space="preserve"> </w:t>
      </w:r>
    </w:p>
    <w:p w14:paraId="47506DB3" w14:textId="77777777" w:rsidR="000A6100" w:rsidRDefault="000A6100" w:rsidP="000A6100">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67F6C67" wp14:editId="516E6C74">
            <wp:extent cx="4953000" cy="1838325"/>
            <wp:effectExtent l="0" t="0" r="0" b="0"/>
            <wp:docPr id="6" name="Picture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3000" cy="1838325"/>
                    </a:xfrm>
                    <a:prstGeom prst="rect">
                      <a:avLst/>
                    </a:prstGeom>
                    <a:noFill/>
                    <a:ln>
                      <a:noFill/>
                    </a:ln>
                  </pic:spPr>
                </pic:pic>
              </a:graphicData>
            </a:graphic>
          </wp:inline>
        </w:drawing>
      </w:r>
    </w:p>
    <w:p w14:paraId="738D421E" w14:textId="77777777" w:rsidR="000A6100" w:rsidDel="00C00900" w:rsidRDefault="000A6100" w:rsidP="000A6100">
      <w:pPr>
        <w:spacing w:line="360" w:lineRule="auto"/>
        <w:jc w:val="both"/>
        <w:rPr>
          <w:del w:id="1301" w:author="Tanish Sugnani" w:date="2017-05-21T03:22:00Z"/>
          <w:rFonts w:ascii="Times New Roman" w:hAnsi="Times New Roman" w:cs="Times New Roman"/>
          <w:sz w:val="24"/>
          <w:szCs w:val="24"/>
        </w:rPr>
      </w:pPr>
    </w:p>
    <w:p w14:paraId="0D2E6DCA" w14:textId="77777777" w:rsidR="000A6100" w:rsidDel="00C00900" w:rsidRDefault="000A6100" w:rsidP="000A6100">
      <w:pPr>
        <w:spacing w:line="360" w:lineRule="auto"/>
        <w:jc w:val="both"/>
        <w:rPr>
          <w:del w:id="1302" w:author="Tanish Sugnani" w:date="2017-05-21T03:22:00Z"/>
          <w:rFonts w:ascii="Times New Roman" w:hAnsi="Times New Roman" w:cs="Times New Roman"/>
          <w:sz w:val="24"/>
          <w:szCs w:val="24"/>
        </w:rPr>
      </w:pPr>
    </w:p>
    <w:p w14:paraId="49369FA5" w14:textId="77777777" w:rsidR="000A6100" w:rsidRDefault="000A6100" w:rsidP="000A6100">
      <w:pPr>
        <w:spacing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Where </w:t>
      </w:r>
      <w:r>
        <w:rPr>
          <w:rFonts w:ascii="Times New Roman" w:eastAsia="Arial" w:hAnsi="Times New Roman" w:cs="Times New Roman"/>
          <w:i/>
          <w:iCs/>
          <w:sz w:val="24"/>
          <w:szCs w:val="24"/>
        </w:rPr>
        <w:t>σ</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vertAlign w:val="subscript"/>
        </w:rPr>
        <w:t>s</w:t>
      </w:r>
      <w:r>
        <w:rPr>
          <w:rFonts w:ascii="Times New Roman" w:eastAsia="Times New Roman" w:hAnsi="Times New Roman" w:cs="Times New Roman"/>
          <w:sz w:val="24"/>
          <w:szCs w:val="24"/>
        </w:rPr>
        <w:t xml:space="preserve"> and </w:t>
      </w:r>
      <w:r>
        <w:rPr>
          <w:rFonts w:ascii="Times New Roman" w:eastAsia="Arial" w:hAnsi="Times New Roman" w:cs="Times New Roman"/>
          <w:i/>
          <w:iCs/>
          <w:sz w:val="24"/>
          <w:szCs w:val="24"/>
        </w:rPr>
        <w:t>σ</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vertAlign w:val="subscript"/>
        </w:rPr>
        <w:t>r</w:t>
      </w:r>
      <w:r>
        <w:rPr>
          <w:rFonts w:ascii="Times New Roman" w:eastAsia="Times New Roman" w:hAnsi="Times New Roman" w:cs="Times New Roman"/>
          <w:sz w:val="24"/>
          <w:szCs w:val="24"/>
        </w:rPr>
        <w:t xml:space="preserve"> are the standard deviations of the spatial and range Gaussians, which control the influences of neighbouring pixel </w:t>
      </w:r>
      <w:r>
        <w:rPr>
          <w:rFonts w:ascii="Times New Roman" w:eastAsia="Times New Roman" w:hAnsi="Times New Roman" w:cs="Times New Roman"/>
          <w:b/>
          <w:bCs/>
          <w:sz w:val="24"/>
          <w:szCs w:val="24"/>
        </w:rPr>
        <w:t>q</w:t>
      </w:r>
      <w:r>
        <w:rPr>
          <w:rFonts w:ascii="Times New Roman" w:eastAsia="Times New Roman" w:hAnsi="Times New Roman" w:cs="Times New Roman"/>
          <w:sz w:val="24"/>
          <w:szCs w:val="24"/>
        </w:rPr>
        <w:t xml:space="preserve"> in terms of spatial and intensity differences, respectively.</w:t>
      </w:r>
    </w:p>
    <w:p w14:paraId="4F975ECC" w14:textId="77777777" w:rsidR="000A6100" w:rsidRDefault="000A6100" w:rsidP="000A6100">
      <w:pPr>
        <w:spacing w:line="360" w:lineRule="auto"/>
        <w:ind w:firstLine="23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Assuming </w:t>
      </w:r>
      <w:r>
        <w:rPr>
          <w:rFonts w:ascii="Times New Roman" w:eastAsia="Times New Roman" w:hAnsi="Times New Roman" w:cs="Times New Roman"/>
          <w:i/>
          <w:iCs/>
          <w:sz w:val="24"/>
          <w:szCs w:val="24"/>
        </w:rPr>
        <w:t>I</w:t>
      </w:r>
      <w:r>
        <w:rPr>
          <w:rFonts w:ascii="Times New Roman" w:eastAsia="Times New Roman" w:hAnsi="Times New Roman" w:cs="Times New Roman"/>
          <w:i/>
          <w:iCs/>
          <w:sz w:val="24"/>
          <w:szCs w:val="24"/>
          <w:vertAlign w:val="subscript"/>
        </w:rPr>
        <w:t>g</w:t>
      </w:r>
      <w:r>
        <w:rPr>
          <w:rFonts w:ascii="Times New Roman" w:eastAsia="Times New Roman" w:hAnsi="Times New Roman" w:cs="Times New Roman"/>
          <w:sz w:val="24"/>
          <w:szCs w:val="24"/>
        </w:rPr>
        <w:t xml:space="preserve"> is the corresponding Gaussian filtered image that is computed by using the spatial Gaussian </w:t>
      </w:r>
      <w:r>
        <w:rPr>
          <w:rFonts w:ascii="Times New Roman" w:eastAsia="Times New Roman" w:hAnsi="Times New Roman" w:cs="Times New Roman"/>
          <w:i/>
          <w:iCs/>
          <w:sz w:val="24"/>
          <w:szCs w:val="24"/>
        </w:rPr>
        <w:t>g</w:t>
      </w:r>
      <w:r>
        <w:rPr>
          <w:rFonts w:ascii="Times New Roman" w:eastAsia="Arial" w:hAnsi="Times New Roman" w:cs="Times New Roman"/>
          <w:i/>
          <w:iCs/>
          <w:sz w:val="24"/>
          <w:szCs w:val="24"/>
          <w:vertAlign w:val="subscript"/>
        </w:rPr>
        <w:t>σ</w:t>
      </w:r>
      <w:r>
        <w:rPr>
          <w:rFonts w:ascii="Times New Roman" w:eastAsia="Times New Roman" w:hAnsi="Times New Roman" w:cs="Times New Roman"/>
          <w:i/>
          <w:iCs/>
          <w:sz w:val="24"/>
          <w:szCs w:val="24"/>
          <w:vertAlign w:val="subscript"/>
        </w:rPr>
        <w:t>s</w:t>
      </w:r>
      <w:del w:id="1303" w:author="Tanish Sugnani" w:date="2017-05-17T13:27:00Z">
        <w:r w:rsidDel="008C37F1">
          <w:rPr>
            <w:rFonts w:ascii="Times New Roman" w:eastAsia="Times New Roman" w:hAnsi="Times New Roman" w:cs="Times New Roman"/>
            <w:sz w:val="24"/>
            <w:szCs w:val="24"/>
          </w:rPr>
          <w:delText xml:space="preserve"> </w:delText>
        </w:r>
      </w:del>
      <w:r>
        <w:rPr>
          <w:rFonts w:ascii="Times New Roman" w:eastAsia="Arial" w:hAnsi="Times New Roman" w:cs="Times New Roman"/>
          <w:i/>
          <w:iCs/>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I</w:t>
      </w:r>
      <w:r>
        <w:rPr>
          <w:rFonts w:ascii="Times New Roman" w:eastAsia="Times New Roman" w:hAnsi="Times New Roman" w:cs="Times New Roman"/>
          <w:i/>
          <w:iCs/>
          <w:sz w:val="24"/>
          <w:szCs w:val="24"/>
          <w:vertAlign w:val="subscript"/>
        </w:rPr>
        <w:t>b</w:t>
      </w:r>
      <w:r>
        <w:rPr>
          <w:rFonts w:ascii="Times New Roman" w:eastAsia="Times New Roman" w:hAnsi="Times New Roman" w:cs="Times New Roman"/>
          <w:sz w:val="24"/>
          <w:szCs w:val="24"/>
        </w:rPr>
        <w:t xml:space="preserve"> contains certain additional edge information compared with </w:t>
      </w:r>
      <w:r>
        <w:rPr>
          <w:rFonts w:ascii="Times New Roman" w:eastAsia="Times New Roman" w:hAnsi="Times New Roman" w:cs="Times New Roman"/>
          <w:i/>
          <w:iCs/>
          <w:sz w:val="24"/>
          <w:szCs w:val="24"/>
        </w:rPr>
        <w:t>I</w:t>
      </w:r>
      <w:r>
        <w:rPr>
          <w:rFonts w:ascii="Times New Roman" w:eastAsia="Times New Roman" w:hAnsi="Times New Roman" w:cs="Times New Roman"/>
          <w:i/>
          <w:iCs/>
          <w:sz w:val="24"/>
          <w:szCs w:val="24"/>
          <w:vertAlign w:val="subscript"/>
        </w:rPr>
        <w:t>g</w:t>
      </w:r>
      <w:r>
        <w:rPr>
          <w:rFonts w:ascii="Times New Roman" w:eastAsia="Times New Roman" w:hAnsi="Times New Roman" w:cs="Times New Roman"/>
          <w:sz w:val="24"/>
          <w:szCs w:val="24"/>
        </w:rPr>
        <w:t>. Consequently, we can obtain the fine-scale texture details by</w:t>
      </w:r>
    </w:p>
    <w:tbl>
      <w:tblPr>
        <w:tblW w:w="8355" w:type="dxa"/>
        <w:tblLayout w:type="fixed"/>
        <w:tblCellMar>
          <w:left w:w="0" w:type="dxa"/>
          <w:right w:w="0" w:type="dxa"/>
        </w:tblCellMar>
        <w:tblLook w:val="04A0" w:firstRow="1" w:lastRow="0" w:firstColumn="1" w:lastColumn="0" w:noHBand="0" w:noVBand="1"/>
      </w:tblPr>
      <w:tblGrid>
        <w:gridCol w:w="8355"/>
      </w:tblGrid>
      <w:tr w:rsidR="000A6100" w14:paraId="67ABB333" w14:textId="77777777" w:rsidTr="000A6100">
        <w:trPr>
          <w:trHeight w:val="796"/>
        </w:trPr>
        <w:tc>
          <w:tcPr>
            <w:tcW w:w="8362" w:type="dxa"/>
            <w:vAlign w:val="bottom"/>
            <w:hideMark/>
          </w:tcPr>
          <w:p w14:paraId="7D1C9A7D" w14:textId="77777777" w:rsidR="000A6100" w:rsidRDefault="000A6100">
            <w:pPr>
              <w:spacing w:line="360" w:lineRule="auto"/>
              <w:rPr>
                <w:rFonts w:ascii="Times New Roman" w:eastAsia="Arial" w:hAnsi="Times New Roman" w:cs="Times New Roman"/>
                <w:iCs/>
                <w:sz w:val="24"/>
                <w:szCs w:val="24"/>
              </w:rPr>
            </w:pPr>
            <w:r>
              <w:rPr>
                <w:rFonts w:ascii="Times New Roman" w:eastAsia="Times New Roman" w:hAnsi="Times New Roman" w:cs="Times New Roman"/>
                <w:iCs/>
                <w:sz w:val="24"/>
                <w:szCs w:val="24"/>
              </w:rPr>
              <w:t>D</w:t>
            </w:r>
            <w:r>
              <w:rPr>
                <w:rFonts w:ascii="Times New Roman" w:eastAsia="Times New Roman" w:hAnsi="Times New Roman" w:cs="Times New Roman"/>
                <w:sz w:val="24"/>
                <w:szCs w:val="24"/>
                <w:vertAlign w:val="superscript"/>
              </w:rPr>
              <w:t>0</w:t>
            </w:r>
            <w:r>
              <w:rPr>
                <w:rFonts w:ascii="Times New Roman" w:eastAsia="Times New Roman" w:hAnsi="Times New Roman" w:cs="Times New Roman"/>
                <w:iCs/>
                <w:sz w:val="24"/>
                <w:szCs w:val="24"/>
              </w:rPr>
              <w:t xml:space="preserve">{j} </w:t>
            </w:r>
            <w:r>
              <w:rPr>
                <w:rFonts w:ascii="Times New Roman" w:eastAsia="Arial" w:hAnsi="Times New Roman" w:cs="Times New Roman"/>
                <w:b/>
                <w:bCs/>
                <w:iCs/>
                <w:sz w:val="24"/>
                <w:szCs w:val="24"/>
              </w:rPr>
              <w:t>=</w:t>
            </w:r>
            <w:r>
              <w:rPr>
                <w:rFonts w:ascii="Times New Roman" w:eastAsia="Times New Roman" w:hAnsi="Times New Roman" w:cs="Times New Roman"/>
                <w:iCs/>
                <w:sz w:val="24"/>
                <w:szCs w:val="24"/>
              </w:rPr>
              <w:t xml:space="preserve"> I</w:t>
            </w:r>
            <w:r>
              <w:rPr>
                <w:rFonts w:ascii="Times New Roman" w:eastAsia="Times New Roman" w:hAnsi="Times New Roman" w:cs="Times New Roman"/>
                <w:iCs/>
                <w:sz w:val="24"/>
                <w:szCs w:val="24"/>
                <w:vertAlign w:val="subscript"/>
              </w:rPr>
              <w:t>g</w:t>
            </w:r>
            <w:r>
              <w:rPr>
                <w:rFonts w:ascii="Times New Roman" w:eastAsia="Times New Roman" w:hAnsi="Times New Roman" w:cs="Times New Roman"/>
                <w:iCs/>
                <w:sz w:val="24"/>
                <w:szCs w:val="24"/>
              </w:rPr>
              <w:t xml:space="preserve">{j-1} </w:t>
            </w:r>
            <w:r>
              <w:rPr>
                <w:rFonts w:ascii="Times New Roman" w:eastAsia="Arial" w:hAnsi="Times New Roman" w:cs="Times New Roman"/>
                <w:b/>
                <w:bCs/>
                <w:iCs/>
                <w:sz w:val="24"/>
                <w:szCs w:val="24"/>
              </w:rPr>
              <w:t>−</w:t>
            </w:r>
            <w:r>
              <w:rPr>
                <w:rFonts w:ascii="Times New Roman" w:eastAsia="Times New Roman" w:hAnsi="Times New Roman" w:cs="Times New Roman"/>
                <w:iCs/>
                <w:sz w:val="24"/>
                <w:szCs w:val="24"/>
              </w:rPr>
              <w:t xml:space="preserve"> I</w:t>
            </w:r>
            <w:r>
              <w:rPr>
                <w:rFonts w:ascii="Times New Roman" w:eastAsia="Times New Roman" w:hAnsi="Times New Roman" w:cs="Times New Roman"/>
                <w:iCs/>
                <w:sz w:val="24"/>
                <w:szCs w:val="24"/>
                <w:vertAlign w:val="subscript"/>
              </w:rPr>
              <w:t>b</w:t>
            </w:r>
            <w:r>
              <w:rPr>
                <w:rFonts w:ascii="Times New Roman" w:eastAsia="Times New Roman" w:hAnsi="Times New Roman" w:cs="Times New Roman"/>
                <w:iCs/>
                <w:sz w:val="24"/>
                <w:szCs w:val="24"/>
              </w:rPr>
              <w:t>{j}</w:t>
            </w:r>
            <w:r>
              <w:rPr>
                <w:rFonts w:ascii="Times New Roman" w:eastAsia="Arial" w:hAnsi="Times New Roman" w:cs="Times New Roman"/>
                <w:iCs/>
                <w:sz w:val="24"/>
                <w:szCs w:val="24"/>
              </w:rPr>
              <w:t>,  where j=2,3...N</w:t>
            </w:r>
          </w:p>
          <w:p w14:paraId="4D5F9A35" w14:textId="77777777" w:rsidR="000A6100" w:rsidRDefault="000A6100">
            <w:pPr>
              <w:spacing w:line="360" w:lineRule="auto"/>
              <w:rPr>
                <w:rFonts w:ascii="Times New Roman" w:eastAsia="Arial" w:hAnsi="Times New Roman" w:cs="Times New Roman"/>
                <w:iCs/>
                <w:sz w:val="24"/>
                <w:szCs w:val="24"/>
              </w:rPr>
            </w:pPr>
            <w:r>
              <w:rPr>
                <w:rFonts w:ascii="Times New Roman" w:eastAsia="Times New Roman" w:hAnsi="Times New Roman" w:cs="Times New Roman"/>
                <w:sz w:val="24"/>
                <w:szCs w:val="24"/>
              </w:rPr>
              <w:t xml:space="preserve">edge features  retained in </w:t>
            </w:r>
            <w:r>
              <w:rPr>
                <w:rFonts w:ascii="Times New Roman" w:eastAsia="Times New Roman" w:hAnsi="Times New Roman" w:cs="Times New Roman"/>
                <w:i/>
                <w:iCs/>
                <w:sz w:val="24"/>
                <w:szCs w:val="24"/>
              </w:rPr>
              <w:t>I</w:t>
            </w:r>
            <w:r>
              <w:rPr>
                <w:rFonts w:ascii="Times New Roman" w:eastAsia="Times New Roman" w:hAnsi="Times New Roman" w:cs="Times New Roman"/>
                <w:i/>
                <w:iCs/>
                <w:sz w:val="24"/>
                <w:szCs w:val="24"/>
                <w:vertAlign w:val="subscript"/>
              </w:rPr>
              <w:t>b</w:t>
            </w:r>
            <w:r>
              <w:rPr>
                <w:rFonts w:ascii="Times New Roman" w:eastAsia="Times New Roman" w:hAnsi="Times New Roman" w:cs="Times New Roman"/>
                <w:sz w:val="24"/>
                <w:szCs w:val="24"/>
              </w:rPr>
              <w:t xml:space="preserve"> by,</w:t>
            </w:r>
          </w:p>
        </w:tc>
      </w:tr>
    </w:tbl>
    <w:p w14:paraId="4106A476" w14:textId="77777777" w:rsidR="000A6100" w:rsidRDefault="000A6100" w:rsidP="000A6100">
      <w:pPr>
        <w:spacing w:line="360" w:lineRule="auto"/>
        <w:jc w:val="both"/>
        <w:rPr>
          <w:rFonts w:ascii="Times New Roman" w:eastAsia="Arial" w:hAnsi="Times New Roman" w:cs="Times New Roman"/>
          <w:iCs/>
          <w:sz w:val="24"/>
          <w:szCs w:val="24"/>
        </w:rPr>
      </w:pPr>
      <w:r>
        <w:rPr>
          <w:rFonts w:ascii="Times New Roman" w:eastAsia="Times New Roman" w:hAnsi="Times New Roman" w:cs="Times New Roman"/>
          <w:iCs/>
          <w:sz w:val="24"/>
          <w:szCs w:val="24"/>
        </w:rPr>
        <w:t>D</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iCs/>
          <w:sz w:val="24"/>
          <w:szCs w:val="24"/>
        </w:rPr>
        <w:t xml:space="preserve">{j} </w:t>
      </w:r>
      <w:r>
        <w:rPr>
          <w:rFonts w:ascii="Times New Roman" w:eastAsia="Arial" w:hAnsi="Times New Roman" w:cs="Times New Roman"/>
          <w:b/>
          <w:bCs/>
          <w:iCs/>
          <w:sz w:val="24"/>
          <w:szCs w:val="24"/>
        </w:rPr>
        <w:t>=</w:t>
      </w:r>
      <w:r>
        <w:rPr>
          <w:rFonts w:ascii="Times New Roman" w:eastAsia="Times New Roman" w:hAnsi="Times New Roman" w:cs="Times New Roman"/>
          <w:iCs/>
          <w:sz w:val="24"/>
          <w:szCs w:val="24"/>
        </w:rPr>
        <w:t xml:space="preserve"> I</w:t>
      </w:r>
      <w:r>
        <w:rPr>
          <w:rFonts w:ascii="Times New Roman" w:eastAsia="Times New Roman" w:hAnsi="Times New Roman" w:cs="Times New Roman"/>
          <w:iCs/>
          <w:sz w:val="24"/>
          <w:szCs w:val="24"/>
          <w:vertAlign w:val="subscript"/>
        </w:rPr>
        <w:t>b</w:t>
      </w:r>
      <w:r>
        <w:rPr>
          <w:rFonts w:ascii="Times New Roman" w:eastAsia="Times New Roman" w:hAnsi="Times New Roman" w:cs="Times New Roman"/>
          <w:iCs/>
          <w:sz w:val="24"/>
          <w:szCs w:val="24"/>
        </w:rPr>
        <w:t xml:space="preserve">{j} </w:t>
      </w:r>
      <w:r>
        <w:rPr>
          <w:rFonts w:ascii="Times New Roman" w:eastAsia="Arial" w:hAnsi="Times New Roman" w:cs="Times New Roman"/>
          <w:b/>
          <w:bCs/>
          <w:iCs/>
          <w:sz w:val="24"/>
          <w:szCs w:val="24"/>
        </w:rPr>
        <w:t>−</w:t>
      </w:r>
      <w:r>
        <w:rPr>
          <w:rFonts w:ascii="Times New Roman" w:eastAsia="Times New Roman" w:hAnsi="Times New Roman" w:cs="Times New Roman"/>
          <w:iCs/>
          <w:sz w:val="24"/>
          <w:szCs w:val="24"/>
        </w:rPr>
        <w:t xml:space="preserve"> I</w:t>
      </w:r>
      <w:r>
        <w:rPr>
          <w:rFonts w:ascii="Times New Roman" w:eastAsia="Times New Roman" w:hAnsi="Times New Roman" w:cs="Times New Roman"/>
          <w:iCs/>
          <w:sz w:val="24"/>
          <w:szCs w:val="24"/>
          <w:vertAlign w:val="subscript"/>
        </w:rPr>
        <w:t>g</w:t>
      </w:r>
      <w:r>
        <w:rPr>
          <w:rFonts w:ascii="Times New Roman" w:eastAsia="Times New Roman" w:hAnsi="Times New Roman" w:cs="Times New Roman"/>
          <w:iCs/>
          <w:sz w:val="24"/>
          <w:szCs w:val="24"/>
        </w:rPr>
        <w:t>{j}</w:t>
      </w:r>
      <w:r>
        <w:rPr>
          <w:rFonts w:ascii="Times New Roman" w:eastAsia="Arial" w:hAnsi="Times New Roman" w:cs="Times New Roman"/>
          <w:iCs/>
          <w:sz w:val="24"/>
          <w:szCs w:val="24"/>
        </w:rPr>
        <w:t>.</w:t>
      </w:r>
    </w:p>
    <w:p w14:paraId="36E02327" w14:textId="77777777" w:rsidR="000A6100" w:rsidRDefault="000A6100" w:rsidP="000A610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The decomposition </w:t>
      </w:r>
      <w:hyperlink r:id="rId18" w:anchor="page2" w:history="1">
        <w:r>
          <w:rPr>
            <w:rStyle w:val="Hyperlink"/>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 xml:space="preserve">enables to separate image texture details from a base layer. Multi scale decomposition able extraction of image features from original images at different levels. This will increase the image visual perception and enable the method to be applied in different domains such as security like in border areas and for anti-poaching purposes. </w:t>
      </w:r>
      <w:r>
        <w:rPr>
          <w:rFonts w:ascii="Times New Roman" w:eastAsia="Times New Roman" w:hAnsi="Times New Roman" w:cs="Times New Roman"/>
          <w:color w:val="000000"/>
          <w:sz w:val="24"/>
          <w:szCs w:val="24"/>
        </w:rPr>
        <w:t>In addition to the decomposition, we also use the decomposition</w:t>
      </w:r>
      <w:r>
        <w:rPr>
          <w:rFonts w:ascii="Times New Roman" w:hAnsi="Times New Roman" w:cs="Times New Roman"/>
          <w:sz w:val="24"/>
          <w:szCs w:val="24"/>
        </w:rPr>
        <w:t xml:space="preserve"> </w:t>
      </w:r>
      <w:r>
        <w:rPr>
          <w:rFonts w:ascii="Times New Roman" w:eastAsia="Times New Roman" w:hAnsi="Times New Roman" w:cs="Times New Roman"/>
          <w:color w:val="000000"/>
          <w:sz w:val="24"/>
          <w:szCs w:val="24"/>
        </w:rPr>
        <w:t>since it allows separating large-scale edge features from the fine-scale texture details. Furthermore, we demonstrate how hybrid-MSD can be used to fuse the infrared and visible images to allow for better visual perception.</w:t>
      </w:r>
    </w:p>
    <w:p w14:paraId="4FB1524E" w14:textId="77777777" w:rsidR="000A6100" w:rsidRDefault="000A6100" w:rsidP="000A6100">
      <w:pPr>
        <w:spacing w:line="360" w:lineRule="auto"/>
        <w:rPr>
          <w:sz w:val="20"/>
          <w:szCs w:val="20"/>
        </w:rPr>
      </w:pPr>
    </w:p>
    <w:p w14:paraId="60AF4A95" w14:textId="77777777" w:rsidR="000A6100" w:rsidRDefault="000A6100" w:rsidP="000A6100">
      <w:pPr>
        <w:spacing w:line="360" w:lineRule="auto"/>
        <w:ind w:left="20"/>
        <w:rPr>
          <w:rFonts w:ascii="Times New Roman" w:hAnsi="Times New Roman" w:cs="Times New Roman"/>
          <w:sz w:val="24"/>
          <w:szCs w:val="24"/>
        </w:rPr>
      </w:pPr>
      <w:r>
        <w:rPr>
          <w:rFonts w:ascii="Times New Roman" w:eastAsia="Times New Roman" w:hAnsi="Times New Roman" w:cs="Times New Roman"/>
          <w:b/>
          <w:bCs/>
          <w:sz w:val="24"/>
          <w:szCs w:val="24"/>
        </w:rPr>
        <w:t>2. Infrared and visible image fusion based on the hybrid-MSD</w:t>
      </w:r>
    </w:p>
    <w:p w14:paraId="3FCD2493" w14:textId="77777777" w:rsidR="000A6100" w:rsidDel="0094510E" w:rsidRDefault="000A6100">
      <w:pPr>
        <w:spacing w:line="360" w:lineRule="auto"/>
        <w:jc w:val="both"/>
        <w:rPr>
          <w:del w:id="1304" w:author="Tanish Sugnani" w:date="2017-05-16T12:27:00Z"/>
          <w:rFonts w:ascii="Times New Roman" w:eastAsia="Times New Roman" w:hAnsi="Times New Roman" w:cs="Times New Roman"/>
          <w:color w:val="000000"/>
          <w:sz w:val="24"/>
          <w:szCs w:val="24"/>
        </w:rPr>
        <w:pPrChange w:id="1305" w:author="Tanish Sugnani" w:date="2017-05-16T12:27:00Z">
          <w:pPr>
            <w:spacing w:line="360" w:lineRule="auto"/>
            <w:ind w:firstLine="239"/>
            <w:jc w:val="both"/>
          </w:pPr>
        </w:pPrChange>
      </w:pPr>
      <w:r>
        <w:rPr>
          <w:rFonts w:ascii="Times New Roman" w:eastAsia="Times New Roman" w:hAnsi="Times New Roman" w:cs="Times New Roman"/>
          <w:sz w:val="24"/>
          <w:szCs w:val="24"/>
        </w:rPr>
        <w:t>Visible images often contain more fine-scale details than the corresponding infrared images, in which the thermal information is usually captured as coarser-scale features. Therefore, there usually exists a large scale difference between the infrared and visible images, which can be measured in scale-space. Infrared images often present unnaturally high contrasts and intensities on the objects with relatively higher temperature than the surroundings. The luminance responses and contrasts of the same scene in the infrared and visible images can also be different. For these reasons, decomposing and then merging the two source image information directly by conventional MSDs without reliable feature selection may not produce a pleasant fusion result for human observation.</w:t>
      </w:r>
    </w:p>
    <w:p w14:paraId="6DD6C2B6" w14:textId="77777777" w:rsidR="0094510E" w:rsidRDefault="0094510E" w:rsidP="000A6100">
      <w:pPr>
        <w:spacing w:line="360" w:lineRule="auto"/>
        <w:jc w:val="both"/>
        <w:rPr>
          <w:ins w:id="1306" w:author="Tanish Sugnani" w:date="2017-05-16T12:27:00Z"/>
          <w:rFonts w:ascii="Times New Roman" w:eastAsia="Times New Roman" w:hAnsi="Times New Roman" w:cs="Times New Roman"/>
          <w:sz w:val="24"/>
          <w:szCs w:val="24"/>
        </w:rPr>
      </w:pPr>
    </w:p>
    <w:p w14:paraId="3C00EB34" w14:textId="1B3DBA44" w:rsidR="000A6100" w:rsidRDefault="00664178">
      <w:pPr>
        <w:spacing w:line="360" w:lineRule="auto"/>
        <w:jc w:val="both"/>
        <w:rPr>
          <w:rFonts w:ascii="Times New Roman" w:eastAsia="Times New Roman" w:hAnsi="Times New Roman" w:cs="Times New Roman"/>
          <w:color w:val="000000"/>
          <w:sz w:val="24"/>
          <w:szCs w:val="24"/>
        </w:rPr>
        <w:pPrChange w:id="1307" w:author="Tanish Sugnani" w:date="2017-05-16T12:27:00Z">
          <w:pPr>
            <w:spacing w:line="360" w:lineRule="auto"/>
            <w:ind w:firstLine="239"/>
            <w:jc w:val="both"/>
          </w:pPr>
        </w:pPrChange>
      </w:pPr>
      <w:ins w:id="1308" w:author="Tanish Sugnani" w:date="2017-05-21T03:08:00Z">
        <w:r>
          <w:rPr>
            <w:rFonts w:ascii="Times New Roman" w:eastAsia="Times New Roman" w:hAnsi="Times New Roman" w:cs="Times New Roman"/>
            <w:noProof/>
            <w:color w:val="000000"/>
            <w:sz w:val="24"/>
            <w:szCs w:val="24"/>
            <w:lang w:val="en-US"/>
          </w:rPr>
          <w:lastRenderedPageBreak/>
          <w:t xml:space="preserve"> </w:t>
        </w:r>
      </w:ins>
      <w:r w:rsidR="000A6100">
        <w:rPr>
          <w:rFonts w:ascii="Times New Roman" w:eastAsia="Times New Roman" w:hAnsi="Times New Roman" w:cs="Times New Roman"/>
          <w:noProof/>
          <w:color w:val="000000"/>
          <w:sz w:val="24"/>
          <w:szCs w:val="24"/>
          <w:lang w:val="en-US"/>
        </w:rPr>
        <w:drawing>
          <wp:inline distT="0" distB="0" distL="0" distR="0" wp14:anchorId="14439175" wp14:editId="75E144C5">
            <wp:extent cx="5383033" cy="3057510"/>
            <wp:effectExtent l="0" t="0" r="8255" b="0"/>
            <wp:docPr id="4" name="Picture 4" descr="mmko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mkon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556" cy="3062351"/>
                    </a:xfrm>
                    <a:prstGeom prst="rect">
                      <a:avLst/>
                    </a:prstGeom>
                    <a:noFill/>
                    <a:ln>
                      <a:noFill/>
                    </a:ln>
                  </pic:spPr>
                </pic:pic>
              </a:graphicData>
            </a:graphic>
          </wp:inline>
        </w:drawing>
      </w:r>
    </w:p>
    <w:p w14:paraId="0A4BEE87" w14:textId="003F0EF0" w:rsidR="000A6100" w:rsidRPr="00DD2988" w:rsidRDefault="00DD2988">
      <w:pPr>
        <w:spacing w:line="360" w:lineRule="auto"/>
        <w:jc w:val="both"/>
        <w:rPr>
          <w:rFonts w:ascii="Times New Roman" w:eastAsia="Times New Roman" w:hAnsi="Times New Roman" w:cs="Times New Roman"/>
          <w:b/>
          <w:color w:val="000000"/>
          <w:sz w:val="24"/>
          <w:szCs w:val="24"/>
          <w:rPrChange w:id="1309" w:author="Tanish Sugnani" w:date="2017-05-21T03:43:00Z">
            <w:rPr>
              <w:rFonts w:ascii="Times New Roman" w:eastAsia="Times New Roman" w:hAnsi="Times New Roman" w:cs="Times New Roman"/>
              <w:color w:val="000000"/>
              <w:sz w:val="24"/>
              <w:szCs w:val="24"/>
            </w:rPr>
          </w:rPrChange>
        </w:rPr>
        <w:pPrChange w:id="1310" w:author="Tanish Sugnani" w:date="2017-05-16T18:32:00Z">
          <w:pPr>
            <w:spacing w:line="360" w:lineRule="auto"/>
            <w:ind w:firstLine="239"/>
            <w:jc w:val="both"/>
          </w:pPr>
        </w:pPrChange>
      </w:pPr>
      <w:ins w:id="1311" w:author="Tanish Sugnani" w:date="2017-05-16T18:32:00Z">
        <w:r>
          <w:rPr>
            <w:rFonts w:ascii="Times New Roman" w:eastAsia="Times New Roman" w:hAnsi="Times New Roman" w:cs="Times New Roman"/>
            <w:b/>
            <w:color w:val="000000"/>
            <w:sz w:val="24"/>
            <w:szCs w:val="24"/>
            <w:rPrChange w:id="1312" w:author="Tanish Sugnani" w:date="2017-05-21T03:43:00Z">
              <w:rPr>
                <w:rFonts w:ascii="Times New Roman" w:eastAsia="Times New Roman" w:hAnsi="Times New Roman" w:cs="Times New Roman"/>
                <w:b/>
                <w:color w:val="000000"/>
                <w:sz w:val="24"/>
                <w:szCs w:val="24"/>
              </w:rPr>
            </w:rPrChange>
          </w:rPr>
          <w:t>Fig 5.1:</w:t>
        </w:r>
        <w:r w:rsidR="00336D79" w:rsidRPr="00DD2988">
          <w:rPr>
            <w:rFonts w:ascii="Times New Roman" w:eastAsia="Times New Roman" w:hAnsi="Times New Roman" w:cs="Times New Roman"/>
            <w:b/>
            <w:color w:val="000000"/>
            <w:sz w:val="24"/>
            <w:szCs w:val="24"/>
            <w:rPrChange w:id="1313" w:author="Tanish Sugnani" w:date="2017-05-21T03:43:00Z">
              <w:rPr>
                <w:rFonts w:ascii="Times New Roman" w:eastAsia="Times New Roman" w:hAnsi="Times New Roman" w:cs="Times New Roman"/>
                <w:color w:val="000000"/>
                <w:sz w:val="24"/>
                <w:szCs w:val="24"/>
              </w:rPr>
            </w:rPrChange>
          </w:rPr>
          <w:t xml:space="preserve"> Schematic diagram of proposed hybridisation</w:t>
        </w:r>
      </w:ins>
      <w:ins w:id="1314" w:author="Tanish Sugnani" w:date="2017-05-16T18:33:00Z">
        <w:r w:rsidR="00336D79" w:rsidRPr="00DD2988">
          <w:rPr>
            <w:rFonts w:ascii="Times New Roman" w:eastAsia="Times New Roman" w:hAnsi="Times New Roman" w:cs="Times New Roman"/>
            <w:b/>
            <w:color w:val="000000"/>
            <w:sz w:val="24"/>
            <w:szCs w:val="24"/>
            <w:rPrChange w:id="1315" w:author="Tanish Sugnani" w:date="2017-05-21T03:43:00Z">
              <w:rPr>
                <w:rFonts w:ascii="Times New Roman" w:eastAsia="Times New Roman" w:hAnsi="Times New Roman" w:cs="Times New Roman"/>
                <w:color w:val="000000"/>
                <w:sz w:val="24"/>
                <w:szCs w:val="24"/>
              </w:rPr>
            </w:rPrChange>
          </w:rPr>
          <w:t xml:space="preserve"> of the MSD method</w:t>
        </w:r>
      </w:ins>
      <w:ins w:id="1316" w:author="Tanish Sugnani" w:date="2017-05-16T18:32:00Z">
        <w:r w:rsidR="00336D79" w:rsidRPr="00DD2988">
          <w:rPr>
            <w:rFonts w:ascii="Times New Roman" w:eastAsia="Times New Roman" w:hAnsi="Times New Roman" w:cs="Times New Roman"/>
            <w:b/>
            <w:color w:val="000000"/>
            <w:sz w:val="24"/>
            <w:szCs w:val="24"/>
            <w:rPrChange w:id="1317" w:author="Tanish Sugnani" w:date="2017-05-21T03:43:00Z">
              <w:rPr>
                <w:rFonts w:ascii="Times New Roman" w:eastAsia="Times New Roman" w:hAnsi="Times New Roman" w:cs="Times New Roman"/>
                <w:color w:val="000000"/>
                <w:sz w:val="24"/>
                <w:szCs w:val="24"/>
              </w:rPr>
            </w:rPrChange>
          </w:rPr>
          <w:t xml:space="preserve"> using filters</w:t>
        </w:r>
      </w:ins>
    </w:p>
    <w:p w14:paraId="1E0A7335" w14:textId="77777777" w:rsidR="00EC5A88" w:rsidRDefault="000A6100" w:rsidP="00EC5A88">
      <w:pPr>
        <w:spacing w:line="360" w:lineRule="auto"/>
        <w:ind w:firstLine="23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Above fig presents</w:t>
      </w:r>
      <w:r>
        <w:rPr>
          <w:rFonts w:ascii="Times New Roman" w:eastAsia="Times New Roman" w:hAnsi="Times New Roman" w:cs="Times New Roman"/>
          <w:color w:val="0080AC"/>
          <w:sz w:val="24"/>
          <w:szCs w:val="24"/>
        </w:rPr>
        <w:t xml:space="preserve"> </w:t>
      </w:r>
      <w:r>
        <w:rPr>
          <w:rFonts w:ascii="Times New Roman" w:eastAsia="Times New Roman" w:hAnsi="Times New Roman" w:cs="Times New Roman"/>
          <w:color w:val="000000"/>
          <w:sz w:val="24"/>
          <w:szCs w:val="24"/>
        </w:rPr>
        <w:t>a three-level decomposition of the Input image in each level the input image is decomposed using Gaussian and bilateral filter. In each step we get the fine scale textured details and edge features from bilateral filter by subtraction as explained above.</w:t>
      </w:r>
    </w:p>
    <w:p w14:paraId="11F27AA5" w14:textId="77777777" w:rsidR="00EC5A88" w:rsidRPr="00EC5A88" w:rsidRDefault="00EC5A88" w:rsidP="00EC5A88">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sz w:val="24"/>
          <w:szCs w:val="24"/>
        </w:rPr>
        <w:t>Small and large-scale combination</w:t>
      </w:r>
    </w:p>
    <w:p w14:paraId="1E57BCDF" w14:textId="77777777" w:rsidR="00EC5A88" w:rsidRDefault="00EC5A88" w:rsidP="00EC5A88">
      <w:pPr>
        <w:spacing w:line="360" w:lineRule="auto"/>
        <w:ind w:left="20" w:firstLine="23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the small-scale levels we only choose the top level (j=1) of the decomposition. Selecting absolute maximum approach is used in this scale level to integrate all the significant fine-scale features into the fused image as,</w:t>
      </w:r>
    </w:p>
    <w:p w14:paraId="26F581F1" w14:textId="77777777" w:rsidR="00EC5A88" w:rsidRDefault="00EC5A88" w:rsidP="00EC5A8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F2BB2C5" wp14:editId="7A763084">
            <wp:extent cx="4676775" cy="695325"/>
            <wp:effectExtent l="0" t="0" r="0" b="0"/>
            <wp:docPr id="20" name="Picture 20" descr="Untitled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12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6775" cy="695325"/>
                    </a:xfrm>
                    <a:prstGeom prst="rect">
                      <a:avLst/>
                    </a:prstGeom>
                    <a:noFill/>
                    <a:ln>
                      <a:noFill/>
                    </a:ln>
                  </pic:spPr>
                </pic:pic>
              </a:graphicData>
            </a:graphic>
          </wp:inline>
        </w:drawing>
      </w:r>
    </w:p>
    <w:p w14:paraId="3386C69B" w14:textId="77777777" w:rsidR="00EC5A88" w:rsidRDefault="00EC5A88" w:rsidP="00EC5A88">
      <w:pPr>
        <w:spacing w:line="360" w:lineRule="auto"/>
        <w:jc w:val="both"/>
        <w:rPr>
          <w:rFonts w:ascii="Times New Roman" w:hAnsi="Times New Roman" w:cs="Times New Roman"/>
          <w:bCs/>
          <w:iCs/>
          <w:sz w:val="24"/>
          <w:szCs w:val="24"/>
        </w:rPr>
      </w:pPr>
      <w:r>
        <w:rPr>
          <w:rFonts w:ascii="Times New Roman" w:hAnsi="Times New Roman" w:cs="Times New Roman"/>
          <w:bCs/>
          <w:iCs/>
          <w:sz w:val="24"/>
          <w:szCs w:val="24"/>
        </w:rPr>
        <w:t>where,</w:t>
      </w:r>
    </w:p>
    <w:p w14:paraId="547DE9CC" w14:textId="77777777" w:rsidR="00EC5A88" w:rsidRDefault="00EC5A88" w:rsidP="00EC5A88">
      <w:pPr>
        <w:spacing w:line="360" w:lineRule="auto"/>
        <w:jc w:val="both"/>
        <w:rPr>
          <w:rFonts w:ascii="Times New Roman" w:hAnsi="Times New Roman" w:cs="Times New Roman"/>
          <w:bCs/>
          <w:iCs/>
          <w:sz w:val="24"/>
          <w:szCs w:val="24"/>
        </w:rPr>
      </w:pPr>
      <w:r>
        <w:rPr>
          <w:rFonts w:ascii="Times New Roman" w:hAnsi="Times New Roman" w:cs="Times New Roman"/>
          <w:bCs/>
          <w:iCs/>
          <w:sz w:val="24"/>
          <w:szCs w:val="24"/>
        </w:rPr>
        <w:t>D</w:t>
      </w:r>
      <w:r>
        <w:rPr>
          <w:rFonts w:ascii="Times New Roman" w:hAnsi="Times New Roman" w:cs="Times New Roman"/>
          <w:bCs/>
          <w:iCs/>
          <w:sz w:val="24"/>
          <w:szCs w:val="24"/>
          <w:vertAlign w:val="subscript"/>
        </w:rPr>
        <w:t>F</w:t>
      </w:r>
      <w:r>
        <w:rPr>
          <w:rFonts w:ascii="Times New Roman" w:hAnsi="Times New Roman" w:cs="Times New Roman"/>
          <w:bCs/>
          <w:iCs/>
          <w:sz w:val="24"/>
          <w:szCs w:val="24"/>
          <w:vertAlign w:val="superscript"/>
        </w:rPr>
        <w:t>(j,i)</w:t>
      </w:r>
      <w:r>
        <w:rPr>
          <w:rFonts w:ascii="Times New Roman" w:hAnsi="Times New Roman" w:cs="Times New Roman"/>
          <w:bCs/>
          <w:iCs/>
          <w:sz w:val="24"/>
          <w:szCs w:val="24"/>
        </w:rPr>
        <w:t xml:space="preserve"> is resultant matrix used in further calculation</w:t>
      </w:r>
    </w:p>
    <w:p w14:paraId="7D7F0781" w14:textId="77777777" w:rsidR="00EC5A88" w:rsidRDefault="00EC5A88" w:rsidP="00EC5A88">
      <w:pPr>
        <w:spacing w:line="360" w:lineRule="auto"/>
        <w:jc w:val="both"/>
        <w:rPr>
          <w:rFonts w:ascii="Times New Roman" w:hAnsi="Times New Roman" w:cs="Times New Roman"/>
          <w:bCs/>
          <w:iCs/>
          <w:sz w:val="24"/>
          <w:szCs w:val="24"/>
        </w:rPr>
      </w:pPr>
    </w:p>
    <w:p w14:paraId="0D4FDC3F" w14:textId="77777777" w:rsidR="00EC5A88" w:rsidRDefault="00EC5A88" w:rsidP="00EC5A88">
      <w:pPr>
        <w:spacing w:line="360" w:lineRule="auto"/>
        <w:jc w:val="both"/>
        <w:rPr>
          <w:rFonts w:ascii="Times New Roman" w:hAnsi="Times New Roman" w:cs="Times New Roman"/>
          <w:bCs/>
          <w:iCs/>
          <w:sz w:val="24"/>
          <w:szCs w:val="24"/>
        </w:rPr>
      </w:pPr>
    </w:p>
    <w:p w14:paraId="4BC12471" w14:textId="77777777" w:rsidR="00EC5A88" w:rsidRDefault="00EC5A88" w:rsidP="00EC5A88">
      <w:pPr>
        <w:spacing w:line="360" w:lineRule="auto"/>
        <w:jc w:val="both"/>
        <w:rPr>
          <w:rFonts w:ascii="Times New Roman" w:hAnsi="Times New Roman" w:cs="Times New Roman"/>
          <w:bCs/>
          <w:iCs/>
          <w:sz w:val="24"/>
          <w:szCs w:val="24"/>
        </w:rPr>
      </w:pPr>
    </w:p>
    <w:p w14:paraId="4B9FEECC" w14:textId="77777777" w:rsidR="00EC5A88" w:rsidRDefault="00EC5A88" w:rsidP="00EC5A88">
      <w:pPr>
        <w:spacing w:line="360" w:lineRule="auto"/>
        <w:jc w:val="both"/>
        <w:rPr>
          <w:rFonts w:ascii="Times New Roman" w:hAnsi="Times New Roman" w:cs="Times New Roman"/>
          <w:bCs/>
          <w:iCs/>
          <w:sz w:val="24"/>
          <w:szCs w:val="24"/>
          <w:vertAlign w:val="subscript"/>
        </w:rPr>
      </w:pPr>
      <w:r>
        <w:rPr>
          <w:rFonts w:ascii="Times New Roman" w:hAnsi="Times New Roman" w:cs="Times New Roman"/>
          <w:bCs/>
          <w:iCs/>
          <w:sz w:val="24"/>
          <w:szCs w:val="24"/>
        </w:rPr>
        <w:lastRenderedPageBreak/>
        <w:t>The large-scale levels are chosen to include all the decomposed levels from j=2 to j=N. At these scale levels, the decomposed large-scale edge features in D(j,1) are fully used to identify and determine the weights of corresponding IR spectral features that would be injected into the visible image. This is accomplished by computing the weighting coefficients C</w:t>
      </w:r>
      <w:r>
        <w:rPr>
          <w:rFonts w:ascii="Times New Roman" w:hAnsi="Times New Roman" w:cs="Times New Roman"/>
          <w:bCs/>
          <w:iCs/>
          <w:sz w:val="24"/>
          <w:szCs w:val="24"/>
          <w:vertAlign w:val="subscript"/>
        </w:rPr>
        <w:t xml:space="preserve">j. </w:t>
      </w:r>
    </w:p>
    <w:p w14:paraId="5198E997" w14:textId="77777777" w:rsidR="00EC5A88" w:rsidRDefault="00EC5A88" w:rsidP="00EC5A88">
      <w:pPr>
        <w:spacing w:line="360" w:lineRule="auto"/>
        <w:jc w:val="both"/>
        <w:rPr>
          <w:rFonts w:ascii="Times New Roman" w:hAnsi="Times New Roman" w:cs="Times New Roman"/>
          <w:noProof/>
          <w:sz w:val="24"/>
          <w:szCs w:val="24"/>
          <w:vertAlign w:val="subscript"/>
          <w:lang w:val="en-US"/>
        </w:rPr>
      </w:pPr>
    </w:p>
    <w:p w14:paraId="72462BC1" w14:textId="77777777" w:rsidR="00EC5A88" w:rsidRDefault="00EC5A88" w:rsidP="00EC5A88">
      <w:pPr>
        <w:spacing w:line="360" w:lineRule="auto"/>
        <w:jc w:val="both"/>
        <w:rPr>
          <w:rFonts w:ascii="Times New Roman" w:hAnsi="Times New Roman" w:cs="Times New Roman"/>
          <w:bCs/>
          <w:iCs/>
          <w:sz w:val="24"/>
          <w:szCs w:val="24"/>
          <w:vertAlign w:val="subscript"/>
        </w:rPr>
      </w:pPr>
      <w:r>
        <w:rPr>
          <w:rFonts w:ascii="Times New Roman" w:hAnsi="Times New Roman" w:cs="Times New Roman"/>
          <w:noProof/>
          <w:sz w:val="24"/>
          <w:szCs w:val="24"/>
          <w:vertAlign w:val="subscript"/>
          <w:lang w:val="en-US"/>
        </w:rPr>
        <w:t xml:space="preserve">                                        </w:t>
      </w:r>
      <w:r>
        <w:rPr>
          <w:rFonts w:ascii="Times New Roman" w:hAnsi="Times New Roman" w:cs="Times New Roman"/>
          <w:noProof/>
          <w:sz w:val="24"/>
          <w:szCs w:val="24"/>
          <w:vertAlign w:val="subscript"/>
          <w:lang w:val="en-US"/>
        </w:rPr>
        <w:drawing>
          <wp:inline distT="0" distB="0" distL="0" distR="0" wp14:anchorId="23302906" wp14:editId="09A28268">
            <wp:extent cx="4086225" cy="64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6225" cy="647700"/>
                    </a:xfrm>
                    <a:prstGeom prst="rect">
                      <a:avLst/>
                    </a:prstGeom>
                    <a:noFill/>
                    <a:ln>
                      <a:noFill/>
                    </a:ln>
                  </pic:spPr>
                </pic:pic>
              </a:graphicData>
            </a:graphic>
          </wp:inline>
        </w:drawing>
      </w:r>
    </w:p>
    <w:p w14:paraId="09098C85" w14:textId="77777777" w:rsidR="00EC5A88" w:rsidRDefault="00EC5A88" w:rsidP="00EC5A88">
      <w:pPr>
        <w:spacing w:line="360" w:lineRule="auto"/>
        <w:jc w:val="both"/>
        <w:rPr>
          <w:rFonts w:ascii="Times New Roman" w:hAnsi="Times New Roman" w:cs="Times New Roman"/>
          <w:bCs/>
          <w:iCs/>
          <w:sz w:val="24"/>
          <w:szCs w:val="24"/>
        </w:rPr>
      </w:pPr>
    </w:p>
    <w:p w14:paraId="4E60721A" w14:textId="77777777" w:rsidR="00EC5A88" w:rsidRDefault="00EC5A88" w:rsidP="00EC5A88">
      <w:pPr>
        <w:spacing w:line="360" w:lineRule="auto"/>
        <w:jc w:val="both"/>
        <w:rPr>
          <w:rFonts w:ascii="Times New Roman" w:hAnsi="Times New Roman" w:cs="Times New Roman"/>
          <w:bCs/>
          <w:iCs/>
          <w:sz w:val="24"/>
          <w:szCs w:val="24"/>
        </w:rPr>
      </w:pPr>
      <w:r>
        <w:rPr>
          <w:rFonts w:ascii="Times New Roman" w:hAnsi="Times New Roman" w:cs="Times New Roman"/>
          <w:bCs/>
          <w:iCs/>
          <w:sz w:val="24"/>
          <w:szCs w:val="24"/>
        </w:rPr>
        <w:t>R</w:t>
      </w:r>
      <w:r>
        <w:rPr>
          <w:rFonts w:ascii="Times New Roman" w:hAnsi="Times New Roman" w:cs="Times New Roman"/>
          <w:bCs/>
          <w:iCs/>
          <w:sz w:val="24"/>
          <w:szCs w:val="24"/>
          <w:vertAlign w:val="superscript"/>
        </w:rPr>
        <w:t>j</w:t>
      </w:r>
      <w:r>
        <w:rPr>
          <w:rFonts w:ascii="Times New Roman" w:hAnsi="Times New Roman" w:cs="Times New Roman"/>
          <w:bCs/>
          <w:iCs/>
          <w:sz w:val="24"/>
          <w:szCs w:val="24"/>
        </w:rPr>
        <w:t xml:space="preserve"> is normalized by,</w:t>
      </w:r>
    </w:p>
    <w:p w14:paraId="65063A97" w14:textId="77777777" w:rsidR="00EC5A88" w:rsidRDefault="00EC5A88" w:rsidP="00EC5A88">
      <w:pPr>
        <w:spacing w:line="360" w:lineRule="auto"/>
        <w:jc w:val="both"/>
        <w:rPr>
          <w:rFonts w:ascii="Times New Roman" w:hAnsi="Times New Roman" w:cs="Times New Roman"/>
          <w:noProof/>
          <w:sz w:val="24"/>
          <w:szCs w:val="24"/>
          <w:vertAlign w:val="subscript"/>
          <w:lang w:val="en-US"/>
        </w:rPr>
      </w:pPr>
      <w:r>
        <w:rPr>
          <w:rFonts w:ascii="Times New Roman" w:hAnsi="Times New Roman" w:cs="Times New Roman"/>
          <w:noProof/>
          <w:sz w:val="24"/>
          <w:szCs w:val="24"/>
          <w:vertAlign w:val="subscript"/>
          <w:lang w:val="en-US"/>
        </w:rPr>
        <w:t xml:space="preserve">                                                                     </w:t>
      </w:r>
      <w:r>
        <w:rPr>
          <w:rFonts w:ascii="Times New Roman" w:hAnsi="Times New Roman" w:cs="Times New Roman"/>
          <w:noProof/>
          <w:sz w:val="24"/>
          <w:szCs w:val="24"/>
          <w:vertAlign w:val="subscript"/>
          <w:lang w:val="en-US"/>
        </w:rPr>
        <w:drawing>
          <wp:inline distT="0" distB="0" distL="0" distR="0" wp14:anchorId="3A717E3D" wp14:editId="2F04B551">
            <wp:extent cx="1866900" cy="590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6900" cy="590550"/>
                    </a:xfrm>
                    <a:prstGeom prst="rect">
                      <a:avLst/>
                    </a:prstGeom>
                    <a:noFill/>
                    <a:ln>
                      <a:noFill/>
                    </a:ln>
                  </pic:spPr>
                </pic:pic>
              </a:graphicData>
            </a:graphic>
          </wp:inline>
        </w:drawing>
      </w:r>
    </w:p>
    <w:p w14:paraId="3B02A951" w14:textId="77777777" w:rsidR="00EC5A88" w:rsidRDefault="00EC5A88" w:rsidP="00EC5A88">
      <w:pPr>
        <w:spacing w:line="360" w:lineRule="auto"/>
        <w:jc w:val="both"/>
        <w:rPr>
          <w:rFonts w:ascii="Times New Roman" w:hAnsi="Times New Roman" w:cs="Times New Roman"/>
          <w:bCs/>
          <w:iCs/>
          <w:sz w:val="24"/>
          <w:szCs w:val="24"/>
          <w:vertAlign w:val="subscript"/>
        </w:rPr>
      </w:pPr>
    </w:p>
    <w:p w14:paraId="702668EE" w14:textId="77777777" w:rsidR="00EC5A88" w:rsidRDefault="00EC5A88" w:rsidP="00EC5A88">
      <w:pPr>
        <w:spacing w:line="360" w:lineRule="auto"/>
        <w:jc w:val="both"/>
        <w:rPr>
          <w:rFonts w:ascii="Times New Roman" w:hAnsi="Times New Roman" w:cs="Times New Roman"/>
          <w:bCs/>
          <w:iCs/>
          <w:sz w:val="24"/>
          <w:szCs w:val="24"/>
        </w:rPr>
      </w:pPr>
      <w:r>
        <w:rPr>
          <w:rFonts w:ascii="Times New Roman" w:hAnsi="Times New Roman" w:cs="Times New Roman"/>
          <w:bCs/>
          <w:iCs/>
          <w:sz w:val="24"/>
          <w:szCs w:val="24"/>
        </w:rPr>
        <w:t>If Pj(x)&gt;0, it indicates that the point x contains certain IR spectral information intended to be injected into the visible image at level j(2≤j≤N).</w:t>
      </w:r>
    </w:p>
    <w:p w14:paraId="0C9470DE" w14:textId="77777777" w:rsidR="00EC5A88" w:rsidRDefault="00EC5A88" w:rsidP="00EC5A88">
      <w:pPr>
        <w:spacing w:line="360" w:lineRule="auto"/>
        <w:jc w:val="both"/>
        <w:rPr>
          <w:rFonts w:ascii="Times New Roman" w:hAnsi="Times New Roman" w:cs="Times New Roman"/>
          <w:bCs/>
          <w:iCs/>
          <w:sz w:val="24"/>
          <w:szCs w:val="24"/>
        </w:rPr>
      </w:pPr>
      <w:r>
        <w:rPr>
          <w:rFonts w:ascii="Times New Roman" w:hAnsi="Times New Roman" w:cs="Times New Roman"/>
          <w:bCs/>
          <w:iCs/>
          <w:sz w:val="24"/>
          <w:szCs w:val="24"/>
        </w:rPr>
        <w:t>Weighting coefficients are then obtained as:</w:t>
      </w:r>
    </w:p>
    <w:p w14:paraId="35BAB89C" w14:textId="77777777" w:rsidR="00EC5A88" w:rsidRPr="00EC5A88" w:rsidRDefault="00EC5A88" w:rsidP="00EC5A88">
      <w:pPr>
        <w:spacing w:line="360" w:lineRule="auto"/>
        <w:jc w:val="both"/>
        <w:rPr>
          <w:rFonts w:ascii="Times New Roman" w:hAnsi="Times New Roman" w:cs="Times New Roman"/>
          <w:bCs/>
          <w:iCs/>
          <w:sz w:val="28"/>
          <w:szCs w:val="24"/>
        </w:rPr>
      </w:pPr>
      <w:r>
        <w:rPr>
          <w:rFonts w:ascii="Times New Roman" w:hAnsi="Times New Roman" w:cs="Times New Roman"/>
          <w:bCs/>
          <w:iCs/>
          <w:sz w:val="28"/>
          <w:szCs w:val="24"/>
        </w:rPr>
        <w:t xml:space="preserve">                                                        </w:t>
      </w:r>
      <w:r w:rsidRPr="00EC5A88">
        <w:rPr>
          <w:rFonts w:ascii="Times New Roman" w:hAnsi="Times New Roman" w:cs="Times New Roman"/>
          <w:bCs/>
          <w:iCs/>
          <w:sz w:val="28"/>
          <w:szCs w:val="24"/>
        </w:rPr>
        <w:t>C</w:t>
      </w:r>
      <w:r w:rsidRPr="00EC5A88">
        <w:rPr>
          <w:rFonts w:ascii="Times New Roman" w:hAnsi="Times New Roman" w:cs="Times New Roman"/>
          <w:bCs/>
          <w:iCs/>
          <w:sz w:val="28"/>
          <w:szCs w:val="24"/>
          <w:vertAlign w:val="subscript"/>
        </w:rPr>
        <w:t>j</w:t>
      </w:r>
      <w:r w:rsidR="00AA5744">
        <w:rPr>
          <w:rFonts w:ascii="Times New Roman" w:hAnsi="Times New Roman" w:cs="Times New Roman"/>
          <w:bCs/>
          <w:iCs/>
          <w:sz w:val="28"/>
          <w:szCs w:val="24"/>
          <w:vertAlign w:val="subscript"/>
        </w:rPr>
        <w:t xml:space="preserve"> </w:t>
      </w:r>
      <w:r w:rsidRPr="00EC5A88">
        <w:rPr>
          <w:rFonts w:ascii="Times New Roman" w:hAnsi="Times New Roman" w:cs="Times New Roman"/>
          <w:bCs/>
          <w:iCs/>
          <w:sz w:val="28"/>
          <w:szCs w:val="24"/>
        </w:rPr>
        <w:t>=</w:t>
      </w:r>
      <w:r w:rsidR="00AA5744">
        <w:rPr>
          <w:rFonts w:ascii="Times New Roman" w:hAnsi="Times New Roman" w:cs="Times New Roman"/>
          <w:bCs/>
          <w:iCs/>
          <w:sz w:val="28"/>
          <w:szCs w:val="24"/>
        </w:rPr>
        <w:t xml:space="preserve"> </w:t>
      </w:r>
      <w:r w:rsidRPr="00EC5A88">
        <w:rPr>
          <w:rFonts w:ascii="Times New Roman" w:hAnsi="Times New Roman" w:cs="Times New Roman"/>
          <w:bCs/>
          <w:iCs/>
          <w:sz w:val="28"/>
          <w:szCs w:val="24"/>
        </w:rPr>
        <w:t>g</w:t>
      </w:r>
      <w:r w:rsidRPr="00EC5A88">
        <w:rPr>
          <w:rFonts w:ascii="Times New Roman" w:hAnsi="Times New Roman" w:cs="Times New Roman"/>
          <w:bCs/>
          <w:iCs/>
          <w:sz w:val="28"/>
          <w:szCs w:val="24"/>
          <w:vertAlign w:val="subscript"/>
        </w:rPr>
        <w:t>σc</w:t>
      </w:r>
      <w:r w:rsidRPr="00EC5A88">
        <w:rPr>
          <w:rFonts w:ascii="Times New Roman" w:hAnsi="Times New Roman" w:cs="Times New Roman"/>
          <w:bCs/>
          <w:iCs/>
          <w:sz w:val="28"/>
          <w:szCs w:val="24"/>
        </w:rPr>
        <w:t xml:space="preserve"> * S</w:t>
      </w:r>
      <w:r w:rsidRPr="00EC5A88">
        <w:rPr>
          <w:rFonts w:ascii="Times New Roman" w:hAnsi="Times New Roman" w:cs="Times New Roman"/>
          <w:bCs/>
          <w:iCs/>
          <w:sz w:val="28"/>
          <w:szCs w:val="24"/>
          <w:vertAlign w:val="subscript"/>
        </w:rPr>
        <w:t>λ</w:t>
      </w:r>
      <w:r w:rsidRPr="00EC5A88">
        <w:rPr>
          <w:rFonts w:ascii="Times New Roman" w:hAnsi="Times New Roman" w:cs="Times New Roman"/>
          <w:bCs/>
          <w:iCs/>
          <w:sz w:val="28"/>
          <w:szCs w:val="24"/>
        </w:rPr>
        <w:t>(P</w:t>
      </w:r>
      <w:r w:rsidRPr="00EC5A88">
        <w:rPr>
          <w:rFonts w:ascii="Times New Roman" w:hAnsi="Times New Roman" w:cs="Times New Roman"/>
          <w:bCs/>
          <w:iCs/>
          <w:sz w:val="28"/>
          <w:szCs w:val="24"/>
          <w:vertAlign w:val="superscript"/>
        </w:rPr>
        <w:t>j</w:t>
      </w:r>
      <w:r>
        <w:rPr>
          <w:rFonts w:ascii="Times New Roman" w:hAnsi="Times New Roman" w:cs="Times New Roman"/>
          <w:bCs/>
          <w:iCs/>
          <w:sz w:val="28"/>
          <w:szCs w:val="24"/>
        </w:rPr>
        <w:t>)</w:t>
      </w:r>
    </w:p>
    <w:p w14:paraId="574908D8" w14:textId="04E56576" w:rsidR="00EC5A88" w:rsidRDefault="00EC5A88">
      <w:pPr>
        <w:spacing w:line="360" w:lineRule="auto"/>
        <w:jc w:val="both"/>
        <w:rPr>
          <w:rFonts w:ascii="Times New Roman" w:hAnsi="Times New Roman" w:cs="Times New Roman"/>
          <w:bCs/>
          <w:iCs/>
          <w:sz w:val="24"/>
          <w:szCs w:val="24"/>
        </w:rPr>
        <w:pPrChange w:id="1318" w:author="Tanish Sugnani" w:date="2017-05-16T12:28:00Z">
          <w:pPr>
            <w:spacing w:line="360" w:lineRule="auto"/>
          </w:pPr>
        </w:pPrChange>
      </w:pPr>
      <w:r>
        <w:rPr>
          <w:rFonts w:ascii="Times New Roman" w:hAnsi="Times New Roman" w:cs="Times New Roman"/>
          <w:bCs/>
          <w:iCs/>
          <w:sz w:val="24"/>
          <w:szCs w:val="24"/>
        </w:rPr>
        <w:t>The corresponding IR spectral information can be merged with the visible image information at these scale levels by</w:t>
      </w:r>
    </w:p>
    <w:p w14:paraId="27E52DF2" w14:textId="2A1AFC2D" w:rsidR="00EC5A88" w:rsidRDefault="0094510E">
      <w:pPr>
        <w:spacing w:line="360" w:lineRule="auto"/>
        <w:jc w:val="both"/>
        <w:rPr>
          <w:rFonts w:ascii="Times New Roman" w:hAnsi="Times New Roman" w:cs="Times New Roman"/>
          <w:bCs/>
          <w:iCs/>
          <w:sz w:val="24"/>
          <w:szCs w:val="24"/>
        </w:rPr>
        <w:pPrChange w:id="1319" w:author="Tanish Sugnani" w:date="2017-05-16T12:28:00Z">
          <w:pPr>
            <w:spacing w:line="360" w:lineRule="auto"/>
          </w:pPr>
        </w:pPrChange>
      </w:pPr>
      <w:ins w:id="1320" w:author="Tanish Sugnani" w:date="2017-05-16T12:28:00Z">
        <w:r>
          <w:rPr>
            <w:rFonts w:ascii="Times New Roman" w:hAnsi="Times New Roman" w:cs="Times New Roman"/>
            <w:bCs/>
            <w:iCs/>
            <w:sz w:val="24"/>
            <w:szCs w:val="24"/>
          </w:rPr>
          <w:t xml:space="preserve">                              </w:t>
        </w:r>
      </w:ins>
      <w:r w:rsidR="00EC5A88">
        <w:rPr>
          <w:rFonts w:ascii="Times New Roman" w:hAnsi="Times New Roman" w:cs="Times New Roman"/>
          <w:bCs/>
          <w:iCs/>
          <w:sz w:val="24"/>
          <w:szCs w:val="24"/>
        </w:rPr>
        <w:t>D</w:t>
      </w:r>
      <w:r w:rsidR="00EC5A88">
        <w:rPr>
          <w:rFonts w:ascii="Times New Roman" w:hAnsi="Times New Roman" w:cs="Times New Roman"/>
          <w:bCs/>
          <w:iCs/>
          <w:sz w:val="24"/>
          <w:szCs w:val="24"/>
          <w:vertAlign w:val="superscript"/>
        </w:rPr>
        <w:t>(j,i)</w:t>
      </w:r>
      <w:r w:rsidR="00EC5A88">
        <w:rPr>
          <w:rFonts w:ascii="Times New Roman" w:hAnsi="Times New Roman" w:cs="Times New Roman"/>
          <w:bCs/>
          <w:iCs/>
          <w:sz w:val="24"/>
          <w:szCs w:val="24"/>
          <w:vertAlign w:val="subscript"/>
        </w:rPr>
        <w:t xml:space="preserve">F  </w:t>
      </w:r>
      <w:r w:rsidR="00AA5744">
        <w:rPr>
          <w:rFonts w:ascii="Times New Roman" w:hAnsi="Times New Roman" w:cs="Times New Roman"/>
          <w:bCs/>
          <w:iCs/>
          <w:sz w:val="24"/>
          <w:szCs w:val="24"/>
          <w:vertAlign w:val="subscript"/>
        </w:rPr>
        <w:t xml:space="preserve"> </w:t>
      </w:r>
      <w:r w:rsidR="00EC5A88">
        <w:rPr>
          <w:rFonts w:ascii="Times New Roman" w:hAnsi="Times New Roman" w:cs="Times New Roman"/>
          <w:bCs/>
          <w:iCs/>
          <w:sz w:val="24"/>
          <w:szCs w:val="24"/>
        </w:rPr>
        <w:t xml:space="preserve">= </w:t>
      </w:r>
      <w:r w:rsidR="00AA5744">
        <w:rPr>
          <w:rFonts w:ascii="Times New Roman" w:hAnsi="Times New Roman" w:cs="Times New Roman"/>
          <w:bCs/>
          <w:iCs/>
          <w:sz w:val="24"/>
          <w:szCs w:val="24"/>
        </w:rPr>
        <w:t xml:space="preserve"> </w:t>
      </w:r>
      <w:r w:rsidR="00EC5A88">
        <w:rPr>
          <w:rFonts w:ascii="Times New Roman" w:hAnsi="Times New Roman" w:cs="Times New Roman"/>
          <w:bCs/>
          <w:iCs/>
          <w:sz w:val="24"/>
          <w:szCs w:val="24"/>
        </w:rPr>
        <w:t>C</w:t>
      </w:r>
      <w:r w:rsidR="00EC5A88">
        <w:rPr>
          <w:rFonts w:ascii="Times New Roman" w:hAnsi="Times New Roman" w:cs="Times New Roman"/>
          <w:bCs/>
          <w:iCs/>
          <w:sz w:val="24"/>
          <w:szCs w:val="24"/>
          <w:vertAlign w:val="superscript"/>
        </w:rPr>
        <w:t xml:space="preserve">j </w:t>
      </w:r>
      <w:r w:rsidR="00EC5A88">
        <w:rPr>
          <w:rFonts w:ascii="Times New Roman" w:hAnsi="Times New Roman" w:cs="Times New Roman"/>
          <w:bCs/>
          <w:iCs/>
          <w:sz w:val="24"/>
          <w:szCs w:val="24"/>
        </w:rPr>
        <w:t>D</w:t>
      </w:r>
      <w:r w:rsidR="00EC5A88">
        <w:rPr>
          <w:rFonts w:ascii="Times New Roman" w:hAnsi="Times New Roman" w:cs="Times New Roman"/>
          <w:bCs/>
          <w:iCs/>
          <w:sz w:val="24"/>
          <w:szCs w:val="24"/>
          <w:vertAlign w:val="superscript"/>
        </w:rPr>
        <w:t>(j,i)</w:t>
      </w:r>
      <w:r w:rsidR="00EC5A88">
        <w:rPr>
          <w:rFonts w:ascii="Times New Roman" w:hAnsi="Times New Roman" w:cs="Times New Roman"/>
          <w:bCs/>
          <w:iCs/>
          <w:sz w:val="24"/>
          <w:szCs w:val="24"/>
          <w:vertAlign w:val="subscript"/>
        </w:rPr>
        <w:t xml:space="preserve">IR </w:t>
      </w:r>
      <w:r w:rsidR="00AA5744">
        <w:rPr>
          <w:rFonts w:ascii="Times New Roman" w:hAnsi="Times New Roman" w:cs="Times New Roman"/>
          <w:bCs/>
          <w:iCs/>
          <w:sz w:val="24"/>
          <w:szCs w:val="24"/>
          <w:vertAlign w:val="subscript"/>
        </w:rPr>
        <w:t xml:space="preserve"> </w:t>
      </w:r>
      <w:r w:rsidR="00EC5A88">
        <w:rPr>
          <w:rFonts w:ascii="Times New Roman" w:hAnsi="Times New Roman" w:cs="Times New Roman"/>
          <w:bCs/>
          <w:iCs/>
          <w:sz w:val="24"/>
          <w:szCs w:val="24"/>
        </w:rPr>
        <w:t>+ (1−C</w:t>
      </w:r>
      <w:r w:rsidR="00EC5A88">
        <w:rPr>
          <w:rFonts w:ascii="Times New Roman" w:hAnsi="Times New Roman" w:cs="Times New Roman"/>
          <w:bCs/>
          <w:iCs/>
          <w:sz w:val="24"/>
          <w:szCs w:val="24"/>
          <w:vertAlign w:val="superscript"/>
        </w:rPr>
        <w:t>j</w:t>
      </w:r>
      <w:r w:rsidR="00EC5A88">
        <w:rPr>
          <w:rFonts w:ascii="Times New Roman" w:hAnsi="Times New Roman" w:cs="Times New Roman"/>
          <w:bCs/>
          <w:iCs/>
          <w:sz w:val="24"/>
          <w:szCs w:val="24"/>
        </w:rPr>
        <w:t>) D</w:t>
      </w:r>
      <w:r w:rsidR="00EC5A88">
        <w:rPr>
          <w:rFonts w:ascii="Times New Roman" w:hAnsi="Times New Roman" w:cs="Times New Roman"/>
          <w:bCs/>
          <w:iCs/>
          <w:sz w:val="24"/>
          <w:szCs w:val="24"/>
          <w:vertAlign w:val="superscript"/>
        </w:rPr>
        <w:t>(j,i)</w:t>
      </w:r>
      <w:r w:rsidR="00EC5A88">
        <w:rPr>
          <w:rFonts w:ascii="Times New Roman" w:hAnsi="Times New Roman" w:cs="Times New Roman"/>
          <w:bCs/>
          <w:iCs/>
          <w:sz w:val="24"/>
          <w:szCs w:val="24"/>
          <w:vertAlign w:val="subscript"/>
        </w:rPr>
        <w:t>Vis</w:t>
      </w:r>
      <w:r w:rsidR="00EC5A88">
        <w:rPr>
          <w:rFonts w:ascii="Times New Roman" w:hAnsi="Times New Roman" w:cs="Times New Roman"/>
          <w:bCs/>
          <w:iCs/>
          <w:sz w:val="24"/>
          <w:szCs w:val="24"/>
        </w:rPr>
        <w:t>,       (j=2,...,N and i=0,1).</w:t>
      </w:r>
    </w:p>
    <w:p w14:paraId="1E2070D6" w14:textId="77777777" w:rsidR="00EC5A88" w:rsidRDefault="00EC5A88" w:rsidP="00EC5A88">
      <w:pPr>
        <w:spacing w:line="360" w:lineRule="auto"/>
        <w:jc w:val="both"/>
        <w:rPr>
          <w:rFonts w:ascii="Times New Roman" w:hAnsi="Times New Roman" w:cs="Times New Roman"/>
          <w:b/>
          <w:bCs/>
          <w:iCs/>
          <w:sz w:val="24"/>
          <w:szCs w:val="24"/>
        </w:rPr>
      </w:pPr>
    </w:p>
    <w:p w14:paraId="5D958600" w14:textId="77777777" w:rsidR="00EC5A88" w:rsidRDefault="00EC5A88" w:rsidP="00EC5A88">
      <w:pPr>
        <w:spacing w:line="360" w:lineRule="auto"/>
        <w:jc w:val="both"/>
        <w:rPr>
          <w:rFonts w:ascii="Times New Roman" w:hAnsi="Times New Roman" w:cs="Times New Roman"/>
          <w:b/>
          <w:bCs/>
          <w:iCs/>
          <w:sz w:val="24"/>
          <w:szCs w:val="24"/>
        </w:rPr>
      </w:pPr>
    </w:p>
    <w:p w14:paraId="4C429A0C" w14:textId="77777777" w:rsidR="00EC5A88" w:rsidRDefault="00EC5A88" w:rsidP="00EC5A88">
      <w:pPr>
        <w:spacing w:line="360" w:lineRule="auto"/>
        <w:jc w:val="both"/>
        <w:rPr>
          <w:rFonts w:ascii="Times New Roman" w:hAnsi="Times New Roman" w:cs="Times New Roman"/>
          <w:b/>
          <w:bCs/>
          <w:iCs/>
          <w:sz w:val="24"/>
          <w:szCs w:val="24"/>
        </w:rPr>
      </w:pPr>
    </w:p>
    <w:p w14:paraId="321C955A" w14:textId="77777777" w:rsidR="00EC5A88" w:rsidRDefault="00EC5A88" w:rsidP="00EC5A88">
      <w:pPr>
        <w:spacing w:line="360" w:lineRule="auto"/>
        <w:jc w:val="both"/>
        <w:rPr>
          <w:rFonts w:ascii="Times New Roman" w:hAnsi="Times New Roman" w:cs="Times New Roman"/>
          <w:b/>
          <w:bCs/>
          <w:iCs/>
          <w:sz w:val="24"/>
          <w:szCs w:val="24"/>
        </w:rPr>
      </w:pPr>
    </w:p>
    <w:p w14:paraId="0D9A731E" w14:textId="77777777" w:rsidR="00EC5A88" w:rsidRDefault="00EC5A88" w:rsidP="00EC5A88">
      <w:pPr>
        <w:spacing w:line="360" w:lineRule="auto"/>
        <w:jc w:val="both"/>
        <w:rPr>
          <w:rFonts w:ascii="Times New Roman" w:hAnsi="Times New Roman" w:cs="Times New Roman"/>
          <w:b/>
          <w:bCs/>
          <w:sz w:val="24"/>
          <w:szCs w:val="24"/>
        </w:rPr>
      </w:pPr>
      <w:r>
        <w:rPr>
          <w:rFonts w:ascii="Times New Roman" w:hAnsi="Times New Roman" w:cs="Times New Roman"/>
          <w:b/>
          <w:bCs/>
          <w:iCs/>
          <w:sz w:val="24"/>
          <w:szCs w:val="24"/>
        </w:rPr>
        <w:lastRenderedPageBreak/>
        <w:t>Base level combination</w:t>
      </w:r>
      <w:r>
        <w:rPr>
          <w:rFonts w:ascii="Times New Roman" w:hAnsi="Times New Roman" w:cs="Times New Roman"/>
          <w:b/>
          <w:bCs/>
          <w:sz w:val="24"/>
          <w:szCs w:val="24"/>
        </w:rPr>
        <w:t xml:space="preserve"> </w:t>
      </w:r>
    </w:p>
    <w:p w14:paraId="793EFC12" w14:textId="68491A12" w:rsidR="00EC5A88" w:rsidDel="0094510E" w:rsidRDefault="00EC5A88">
      <w:pPr>
        <w:spacing w:after="0" w:line="360" w:lineRule="auto"/>
        <w:jc w:val="both"/>
        <w:rPr>
          <w:del w:id="1321" w:author="Tanish Sugnani" w:date="2017-05-16T12:28:00Z"/>
          <w:rFonts w:ascii="Times New Roman" w:hAnsi="Times New Roman"/>
          <w:sz w:val="24"/>
          <w:szCs w:val="24"/>
        </w:rPr>
        <w:pPrChange w:id="1322" w:author="Tanish Sugnani" w:date="2017-05-16T12:28:00Z">
          <w:pPr>
            <w:spacing w:after="0" w:line="360" w:lineRule="auto"/>
          </w:pPr>
        </w:pPrChange>
      </w:pPr>
      <w:r>
        <w:rPr>
          <w:rFonts w:ascii="Times New Roman" w:hAnsi="Times New Roman"/>
          <w:sz w:val="24"/>
          <w:szCs w:val="24"/>
        </w:rPr>
        <w:t>The base image obtained by a MSD contains the coarsest scale information.</w:t>
      </w:r>
      <w:ins w:id="1323" w:author="Tanish Sugnani" w:date="2017-05-16T12:28:00Z">
        <w:r w:rsidR="0094510E">
          <w:rPr>
            <w:rFonts w:ascii="Times New Roman" w:hAnsi="Times New Roman"/>
            <w:sz w:val="24"/>
            <w:szCs w:val="24"/>
          </w:rPr>
          <w:t xml:space="preserve"> </w:t>
        </w:r>
      </w:ins>
      <w:del w:id="1324" w:author="Tanish Sugnani" w:date="2017-05-16T12:28:00Z">
        <w:r w:rsidDel="0094510E">
          <w:rPr>
            <w:rFonts w:ascii="Times New Roman" w:hAnsi="Times New Roman"/>
            <w:sz w:val="24"/>
            <w:szCs w:val="24"/>
          </w:rPr>
          <w:delText xml:space="preserve"> </w:delText>
        </w:r>
      </w:del>
    </w:p>
    <w:p w14:paraId="005924E5" w14:textId="77777777" w:rsidR="00EC5A88" w:rsidRDefault="00EC5A88">
      <w:pPr>
        <w:spacing w:after="0" w:line="360" w:lineRule="auto"/>
        <w:jc w:val="both"/>
        <w:rPr>
          <w:rFonts w:ascii="Times New Roman" w:hAnsi="Times New Roman"/>
          <w:sz w:val="24"/>
          <w:szCs w:val="24"/>
        </w:rPr>
        <w:pPrChange w:id="1325" w:author="Tanish Sugnani" w:date="2017-05-16T12:28:00Z">
          <w:pPr>
            <w:spacing w:after="0" w:line="360" w:lineRule="auto"/>
          </w:pPr>
        </w:pPrChange>
      </w:pPr>
      <w:r>
        <w:rPr>
          <w:rFonts w:ascii="Times New Roman" w:hAnsi="Times New Roman"/>
          <w:sz w:val="24"/>
          <w:szCs w:val="24"/>
        </w:rPr>
        <w:t>The base image containing a certain amount of residual low-frequency information can well be employed to control the overall look of the fused image. Also, it requires large number of decomposition levels which would drastically increase the computational work.</w:t>
      </w:r>
      <w:r>
        <w:rPr>
          <w:rFonts w:ascii="Times New Roman" w:hAnsi="Times New Roman"/>
          <w:sz w:val="24"/>
          <w:szCs w:val="24"/>
        </w:rPr>
        <w:tab/>
      </w:r>
    </w:p>
    <w:p w14:paraId="76E91D76" w14:textId="77777777" w:rsidR="00EC5A88" w:rsidRDefault="00EC5A88">
      <w:pPr>
        <w:spacing w:after="0" w:line="360" w:lineRule="auto"/>
        <w:jc w:val="both"/>
        <w:rPr>
          <w:rFonts w:ascii="Times New Roman" w:hAnsi="Times New Roman"/>
          <w:sz w:val="24"/>
          <w:szCs w:val="24"/>
        </w:rPr>
        <w:pPrChange w:id="1326" w:author="Tanish Sugnani" w:date="2017-05-16T12:29:00Z">
          <w:pPr>
            <w:spacing w:after="0" w:line="360" w:lineRule="auto"/>
          </w:pPr>
        </w:pPrChange>
      </w:pPr>
      <w:r>
        <w:rPr>
          <w:rFonts w:ascii="Times New Roman" w:hAnsi="Times New Roman"/>
          <w:sz w:val="24"/>
          <w:szCs w:val="24"/>
        </w:rPr>
        <w:t>Another important function of the base image in a multi-scale representation is that it generally provides the support information for the higher-frequency sub bands. They are closely associated with each other in scale-spaces. So it is reasonable that the construction of the fused base image would also be related to the higher-level decomposed information in the fusion process.</w:t>
      </w:r>
    </w:p>
    <w:p w14:paraId="681C2184" w14:textId="77777777" w:rsidR="00EC5A88" w:rsidRDefault="00EC5A88">
      <w:pPr>
        <w:spacing w:after="0" w:line="360" w:lineRule="auto"/>
        <w:jc w:val="both"/>
        <w:rPr>
          <w:rFonts w:ascii="Times New Roman" w:hAnsi="Times New Roman" w:cs="Times New Roman"/>
          <w:sz w:val="24"/>
          <w:szCs w:val="24"/>
        </w:rPr>
        <w:pPrChange w:id="1327" w:author="Tanish Sugnani" w:date="2017-05-16T12:29:00Z">
          <w:pPr>
            <w:spacing w:after="0" w:line="360" w:lineRule="auto"/>
          </w:pPr>
        </w:pPrChange>
      </w:pPr>
      <w:r>
        <w:rPr>
          <w:rFonts w:ascii="Times New Roman" w:hAnsi="Times New Roman"/>
          <w:sz w:val="24"/>
          <w:szCs w:val="24"/>
        </w:rPr>
        <w:t>As a result, we combine the base images by taking account of the higher-level weighting coefficients as follows:</w:t>
      </w:r>
      <w:r>
        <w:rPr>
          <w:rFonts w:ascii="Times New Roman" w:hAnsi="Times New Roman" w:cs="Times New Roman"/>
          <w:sz w:val="24"/>
          <w:szCs w:val="24"/>
        </w:rPr>
        <w:t xml:space="preserve"> </w:t>
      </w:r>
    </w:p>
    <w:p w14:paraId="1A3EB187" w14:textId="77777777" w:rsidR="00EC5A88" w:rsidRDefault="00EC5A88" w:rsidP="00EC5A88">
      <w:pPr>
        <w:spacing w:after="0" w:line="360" w:lineRule="auto"/>
        <w:rPr>
          <w:rFonts w:ascii="Times New Roman" w:hAnsi="Times New Roman" w:cs="Times New Roman"/>
          <w:sz w:val="24"/>
          <w:szCs w:val="24"/>
        </w:rPr>
      </w:pPr>
    </w:p>
    <w:p w14:paraId="722D4315" w14:textId="77777777" w:rsidR="00EC5A88" w:rsidRPr="00EC5A88" w:rsidRDefault="00EC5A88" w:rsidP="00EC5A88">
      <w:pPr>
        <w:spacing w:after="0" w:line="360" w:lineRule="auto"/>
        <w:rPr>
          <w:rFonts w:ascii="Times New Roman" w:hAnsi="Times New Roman"/>
          <w:sz w:val="28"/>
          <w:szCs w:val="24"/>
        </w:rPr>
      </w:pPr>
      <w:r w:rsidRPr="00EC5A88">
        <w:rPr>
          <w:rFonts w:ascii="Times New Roman" w:hAnsi="Times New Roman"/>
          <w:sz w:val="28"/>
          <w:szCs w:val="24"/>
        </w:rPr>
        <w:t xml:space="preserve">                                                  B</w:t>
      </w:r>
      <w:r w:rsidRPr="00EC5A88">
        <w:rPr>
          <w:rFonts w:ascii="Times New Roman" w:hAnsi="Times New Roman"/>
          <w:sz w:val="28"/>
          <w:szCs w:val="24"/>
          <w:vertAlign w:val="subscript"/>
        </w:rPr>
        <w:t>F</w:t>
      </w:r>
      <w:r w:rsidRPr="00EC5A88">
        <w:rPr>
          <w:rFonts w:ascii="Times New Roman" w:hAnsi="Times New Roman"/>
          <w:sz w:val="28"/>
          <w:szCs w:val="24"/>
        </w:rPr>
        <w:t>=</w:t>
      </w:r>
      <w:r w:rsidR="00AA5744">
        <w:rPr>
          <w:rFonts w:ascii="Times New Roman" w:hAnsi="Times New Roman"/>
          <w:sz w:val="28"/>
          <w:szCs w:val="24"/>
        </w:rPr>
        <w:t xml:space="preserve"> </w:t>
      </w:r>
      <w:r w:rsidRPr="00EC5A88">
        <w:rPr>
          <w:rFonts w:ascii="Times New Roman" w:hAnsi="Times New Roman"/>
          <w:sz w:val="28"/>
          <w:szCs w:val="24"/>
        </w:rPr>
        <w:t>C</w:t>
      </w:r>
      <w:r w:rsidRPr="00EC5A88">
        <w:rPr>
          <w:rFonts w:ascii="Times New Roman" w:hAnsi="Times New Roman"/>
          <w:sz w:val="28"/>
          <w:szCs w:val="24"/>
          <w:vertAlign w:val="subscript"/>
        </w:rPr>
        <w:t>b</w:t>
      </w:r>
      <w:r w:rsidR="00AA5744">
        <w:rPr>
          <w:rFonts w:ascii="Times New Roman" w:hAnsi="Times New Roman"/>
          <w:sz w:val="28"/>
          <w:szCs w:val="24"/>
          <w:vertAlign w:val="subscript"/>
        </w:rPr>
        <w:t xml:space="preserve"> </w:t>
      </w:r>
      <w:r w:rsidRPr="00EC5A88">
        <w:rPr>
          <w:rFonts w:ascii="Times New Roman" w:hAnsi="Times New Roman"/>
          <w:sz w:val="28"/>
          <w:szCs w:val="24"/>
        </w:rPr>
        <w:t>B</w:t>
      </w:r>
      <w:r w:rsidRPr="00EC5A88">
        <w:rPr>
          <w:rFonts w:ascii="Times New Roman" w:hAnsi="Times New Roman"/>
          <w:sz w:val="28"/>
          <w:szCs w:val="24"/>
          <w:vertAlign w:val="subscript"/>
        </w:rPr>
        <w:t>IR</w:t>
      </w:r>
      <w:r w:rsidR="00AA5744">
        <w:rPr>
          <w:rFonts w:ascii="Times New Roman" w:hAnsi="Times New Roman"/>
          <w:sz w:val="28"/>
          <w:szCs w:val="24"/>
          <w:vertAlign w:val="subscript"/>
        </w:rPr>
        <w:t xml:space="preserve"> </w:t>
      </w:r>
      <w:r w:rsidRPr="00EC5A88">
        <w:rPr>
          <w:rFonts w:ascii="Times New Roman" w:hAnsi="Times New Roman"/>
          <w:sz w:val="28"/>
          <w:szCs w:val="24"/>
        </w:rPr>
        <w:t>+</w:t>
      </w:r>
      <w:r w:rsidR="00AA5744">
        <w:rPr>
          <w:rFonts w:ascii="Times New Roman" w:hAnsi="Times New Roman"/>
          <w:sz w:val="28"/>
          <w:szCs w:val="24"/>
        </w:rPr>
        <w:t xml:space="preserve"> </w:t>
      </w:r>
      <w:r w:rsidRPr="00EC5A88">
        <w:rPr>
          <w:rFonts w:ascii="Times New Roman" w:hAnsi="Times New Roman"/>
          <w:sz w:val="28"/>
          <w:szCs w:val="24"/>
        </w:rPr>
        <w:t>(1−C</w:t>
      </w:r>
      <w:r w:rsidRPr="00EC5A88">
        <w:rPr>
          <w:rFonts w:ascii="Times New Roman" w:hAnsi="Times New Roman"/>
          <w:sz w:val="28"/>
          <w:szCs w:val="24"/>
          <w:vertAlign w:val="subscript"/>
        </w:rPr>
        <w:t>b</w:t>
      </w:r>
      <w:r w:rsidRPr="00EC5A88">
        <w:rPr>
          <w:rFonts w:ascii="Times New Roman" w:hAnsi="Times New Roman"/>
          <w:sz w:val="28"/>
          <w:szCs w:val="24"/>
        </w:rPr>
        <w:t>)</w:t>
      </w:r>
      <w:r w:rsidR="00AA5744">
        <w:rPr>
          <w:rFonts w:ascii="Times New Roman" w:hAnsi="Times New Roman"/>
          <w:sz w:val="28"/>
          <w:szCs w:val="24"/>
        </w:rPr>
        <w:t xml:space="preserve"> </w:t>
      </w:r>
      <w:r w:rsidRPr="00EC5A88">
        <w:rPr>
          <w:rFonts w:ascii="Times New Roman" w:hAnsi="Times New Roman"/>
          <w:sz w:val="28"/>
          <w:szCs w:val="24"/>
        </w:rPr>
        <w:t>B</w:t>
      </w:r>
      <w:r w:rsidRPr="00EC5A88">
        <w:rPr>
          <w:rFonts w:ascii="Times New Roman" w:hAnsi="Times New Roman"/>
          <w:sz w:val="28"/>
          <w:szCs w:val="24"/>
          <w:vertAlign w:val="subscript"/>
        </w:rPr>
        <w:t>Vis</w:t>
      </w:r>
      <w:r w:rsidR="00AA5744">
        <w:rPr>
          <w:rFonts w:ascii="Times New Roman" w:hAnsi="Times New Roman"/>
          <w:sz w:val="28"/>
          <w:szCs w:val="24"/>
          <w:vertAlign w:val="subscript"/>
        </w:rPr>
        <w:t xml:space="preserve"> </w:t>
      </w:r>
    </w:p>
    <w:p w14:paraId="4D7381ED" w14:textId="77777777" w:rsidR="00EC5A88" w:rsidRDefault="00EC5A88" w:rsidP="00EC5A88">
      <w:pPr>
        <w:spacing w:after="0" w:line="360" w:lineRule="auto"/>
        <w:rPr>
          <w:rFonts w:ascii="Times New Roman" w:hAnsi="Times New Roman"/>
          <w:sz w:val="24"/>
          <w:szCs w:val="24"/>
        </w:rPr>
      </w:pPr>
    </w:p>
    <w:p w14:paraId="634C4054" w14:textId="77777777" w:rsidR="00EC5A88" w:rsidRDefault="00EC5A88">
      <w:pPr>
        <w:spacing w:after="0" w:line="360" w:lineRule="auto"/>
        <w:jc w:val="both"/>
        <w:rPr>
          <w:rFonts w:ascii="Times New Roman" w:hAnsi="Times New Roman"/>
          <w:sz w:val="24"/>
          <w:szCs w:val="24"/>
        </w:rPr>
        <w:pPrChange w:id="1328" w:author="Tanish Sugnani" w:date="2017-05-16T12:29:00Z">
          <w:pPr>
            <w:spacing w:after="0" w:line="360" w:lineRule="auto"/>
          </w:pPr>
        </w:pPrChange>
      </w:pPr>
      <w:r>
        <w:rPr>
          <w:rFonts w:ascii="Times New Roman" w:hAnsi="Times New Roman"/>
          <w:sz w:val="24"/>
          <w:szCs w:val="24"/>
        </w:rPr>
        <w:t>Where the base-level weighting coefficients C</w:t>
      </w:r>
      <w:r>
        <w:rPr>
          <w:rFonts w:ascii="Times New Roman" w:hAnsi="Times New Roman"/>
          <w:sz w:val="24"/>
          <w:szCs w:val="24"/>
          <w:vertAlign w:val="subscript"/>
        </w:rPr>
        <w:t>b</w:t>
      </w:r>
      <w:r>
        <w:rPr>
          <w:rFonts w:ascii="Times New Roman" w:hAnsi="Times New Roman"/>
          <w:sz w:val="24"/>
          <w:szCs w:val="24"/>
        </w:rPr>
        <w:t xml:space="preserve"> are calculated as:</w:t>
      </w:r>
    </w:p>
    <w:p w14:paraId="7F4CD18B" w14:textId="77777777" w:rsidR="00AA5744" w:rsidRDefault="00AA5744">
      <w:pPr>
        <w:spacing w:after="0" w:line="360" w:lineRule="auto"/>
        <w:jc w:val="both"/>
        <w:rPr>
          <w:rFonts w:ascii="Times New Roman" w:hAnsi="Times New Roman"/>
          <w:sz w:val="24"/>
          <w:szCs w:val="24"/>
        </w:rPr>
        <w:pPrChange w:id="1329" w:author="Tanish Sugnani" w:date="2017-05-16T12:29:00Z">
          <w:pPr>
            <w:spacing w:after="0" w:line="360" w:lineRule="auto"/>
          </w:pPr>
        </w:pPrChange>
      </w:pPr>
    </w:p>
    <w:p w14:paraId="410FCB70" w14:textId="77777777" w:rsidR="00EC5A88" w:rsidRPr="00EC5A88" w:rsidRDefault="00EC5A88">
      <w:pPr>
        <w:spacing w:after="0" w:line="360" w:lineRule="auto"/>
        <w:jc w:val="both"/>
        <w:rPr>
          <w:rFonts w:ascii="Times New Roman" w:hAnsi="Times New Roman"/>
          <w:sz w:val="28"/>
          <w:szCs w:val="24"/>
        </w:rPr>
        <w:pPrChange w:id="1330" w:author="Tanish Sugnani" w:date="2017-05-16T12:29:00Z">
          <w:pPr>
            <w:spacing w:after="0" w:line="360" w:lineRule="auto"/>
          </w:pPr>
        </w:pPrChange>
      </w:pPr>
      <w:r w:rsidRPr="00EC5A88">
        <w:rPr>
          <w:rFonts w:ascii="Times New Roman" w:hAnsi="Times New Roman"/>
          <w:sz w:val="28"/>
          <w:szCs w:val="24"/>
        </w:rPr>
        <w:t xml:space="preserve">                                                             C</w:t>
      </w:r>
      <w:r w:rsidRPr="00EC5A88">
        <w:rPr>
          <w:rFonts w:ascii="Times New Roman" w:hAnsi="Times New Roman"/>
          <w:sz w:val="28"/>
          <w:szCs w:val="24"/>
          <w:vertAlign w:val="subscript"/>
        </w:rPr>
        <w:t>b</w:t>
      </w:r>
      <w:r w:rsidR="00AA5744">
        <w:rPr>
          <w:rFonts w:ascii="Times New Roman" w:hAnsi="Times New Roman"/>
          <w:sz w:val="28"/>
          <w:szCs w:val="24"/>
          <w:vertAlign w:val="subscript"/>
        </w:rPr>
        <w:t xml:space="preserve"> </w:t>
      </w:r>
      <w:r w:rsidRPr="00EC5A88">
        <w:rPr>
          <w:rFonts w:ascii="Times New Roman" w:hAnsi="Times New Roman"/>
          <w:sz w:val="28"/>
          <w:szCs w:val="24"/>
        </w:rPr>
        <w:t>=</w:t>
      </w:r>
      <w:r w:rsidR="00AA5744">
        <w:rPr>
          <w:rFonts w:ascii="Times New Roman" w:hAnsi="Times New Roman"/>
          <w:sz w:val="28"/>
          <w:szCs w:val="24"/>
        </w:rPr>
        <w:t xml:space="preserve"> </w:t>
      </w:r>
      <w:r w:rsidRPr="00EC5A88">
        <w:rPr>
          <w:rFonts w:ascii="Times New Roman" w:hAnsi="Times New Roman"/>
          <w:sz w:val="28"/>
          <w:szCs w:val="24"/>
        </w:rPr>
        <w:t>g</w:t>
      </w:r>
      <w:r w:rsidRPr="00EC5A88">
        <w:rPr>
          <w:rFonts w:ascii="Times New Roman" w:hAnsi="Times New Roman"/>
          <w:sz w:val="28"/>
          <w:szCs w:val="24"/>
          <w:vertAlign w:val="subscript"/>
        </w:rPr>
        <w:t>σb</w:t>
      </w:r>
      <w:r w:rsidR="00AA5744">
        <w:rPr>
          <w:rFonts w:ascii="Times New Roman" w:hAnsi="Times New Roman"/>
          <w:sz w:val="28"/>
          <w:szCs w:val="24"/>
          <w:vertAlign w:val="subscript"/>
        </w:rPr>
        <w:t xml:space="preserve"> </w:t>
      </w:r>
      <w:r w:rsidRPr="00EC5A88">
        <w:rPr>
          <w:rFonts w:ascii="Times New Roman" w:hAnsi="Times New Roman"/>
          <w:sz w:val="28"/>
          <w:szCs w:val="24"/>
        </w:rPr>
        <w:t>*</w:t>
      </w:r>
      <w:r w:rsidR="00AA5744">
        <w:rPr>
          <w:rFonts w:ascii="Times New Roman" w:hAnsi="Times New Roman"/>
          <w:sz w:val="28"/>
          <w:szCs w:val="24"/>
        </w:rPr>
        <w:t xml:space="preserve"> </w:t>
      </w:r>
      <w:r w:rsidRPr="00EC5A88">
        <w:rPr>
          <w:rFonts w:ascii="Times New Roman" w:hAnsi="Times New Roman"/>
          <w:sz w:val="28"/>
          <w:szCs w:val="24"/>
        </w:rPr>
        <w:t>C</w:t>
      </w:r>
      <w:r w:rsidRPr="00EC5A88">
        <w:rPr>
          <w:rFonts w:ascii="Times New Roman" w:hAnsi="Times New Roman"/>
          <w:sz w:val="28"/>
          <w:szCs w:val="24"/>
          <w:vertAlign w:val="subscript"/>
        </w:rPr>
        <w:t>N</w:t>
      </w:r>
    </w:p>
    <w:p w14:paraId="15FC70F7" w14:textId="77777777" w:rsidR="00AA5744" w:rsidRDefault="00AA5744" w:rsidP="00EC5A88">
      <w:pPr>
        <w:spacing w:after="0" w:line="360" w:lineRule="auto"/>
        <w:rPr>
          <w:rFonts w:ascii="Times New Roman" w:hAnsi="Times New Roman"/>
          <w:sz w:val="24"/>
          <w:szCs w:val="24"/>
        </w:rPr>
      </w:pPr>
    </w:p>
    <w:p w14:paraId="10866F14" w14:textId="77777777" w:rsidR="00EC5A88" w:rsidDel="00346B48" w:rsidRDefault="00EC5A88">
      <w:pPr>
        <w:spacing w:after="0" w:line="360" w:lineRule="auto"/>
        <w:jc w:val="both"/>
        <w:rPr>
          <w:del w:id="1331" w:author="Tanish Sugnani" w:date="2017-05-20T21:31:00Z"/>
          <w:rFonts w:ascii="Times New Roman" w:hAnsi="Times New Roman"/>
          <w:sz w:val="24"/>
          <w:szCs w:val="24"/>
        </w:rPr>
        <w:pPrChange w:id="1332" w:author="Tanish Sugnani" w:date="2017-05-16T12:30:00Z">
          <w:pPr>
            <w:spacing w:after="0" w:line="360" w:lineRule="auto"/>
          </w:pPr>
        </w:pPrChange>
      </w:pPr>
      <w:r>
        <w:rPr>
          <w:rFonts w:ascii="Times New Roman" w:hAnsi="Times New Roman"/>
          <w:sz w:val="24"/>
          <w:szCs w:val="24"/>
        </w:rPr>
        <w:t>In which C</w:t>
      </w:r>
      <w:r>
        <w:rPr>
          <w:rFonts w:ascii="Times New Roman" w:hAnsi="Times New Roman"/>
          <w:sz w:val="24"/>
          <w:szCs w:val="24"/>
          <w:vertAlign w:val="subscript"/>
        </w:rPr>
        <w:t xml:space="preserve">N </w:t>
      </w:r>
      <w:r>
        <w:rPr>
          <w:rFonts w:ascii="Times New Roman" w:hAnsi="Times New Roman"/>
          <w:sz w:val="24"/>
          <w:szCs w:val="24"/>
        </w:rPr>
        <w:t xml:space="preserve">represents the weighting coefficients of level N </w:t>
      </w:r>
    </w:p>
    <w:p w14:paraId="1060005A" w14:textId="77777777" w:rsidR="00EC5A88" w:rsidDel="00346B48" w:rsidRDefault="00EC5A88" w:rsidP="00EC5A88">
      <w:pPr>
        <w:spacing w:line="360" w:lineRule="auto"/>
        <w:ind w:firstLine="239"/>
        <w:jc w:val="both"/>
        <w:rPr>
          <w:del w:id="1333" w:author="Tanish Sugnani" w:date="2017-05-20T21:31:00Z"/>
          <w:rFonts w:ascii="Times New Roman" w:eastAsia="Times New Roman" w:hAnsi="Times New Roman" w:cs="Times New Roman"/>
          <w:color w:val="000000"/>
          <w:sz w:val="24"/>
          <w:szCs w:val="24"/>
        </w:rPr>
      </w:pPr>
    </w:p>
    <w:p w14:paraId="4DFA2502" w14:textId="77777777" w:rsidR="005221BE" w:rsidDel="00346B48" w:rsidRDefault="005221BE" w:rsidP="00EA5B56">
      <w:pPr>
        <w:rPr>
          <w:del w:id="1334" w:author="Tanish Sugnani" w:date="2017-05-20T21:31:00Z"/>
          <w:rFonts w:ascii="Times New Roman" w:hAnsi="Times New Roman" w:cs="Times New Roman"/>
          <w:b/>
          <w:sz w:val="32"/>
          <w:szCs w:val="32"/>
        </w:rPr>
      </w:pPr>
    </w:p>
    <w:p w14:paraId="106A8CEE" w14:textId="77777777" w:rsidR="00B17211" w:rsidDel="00346B48" w:rsidRDefault="00B17211" w:rsidP="00EA5B56">
      <w:pPr>
        <w:rPr>
          <w:del w:id="1335" w:author="Tanish Sugnani" w:date="2017-05-20T21:31:00Z"/>
          <w:rFonts w:ascii="Times New Roman" w:hAnsi="Times New Roman" w:cs="Times New Roman"/>
          <w:b/>
          <w:sz w:val="32"/>
          <w:szCs w:val="32"/>
        </w:rPr>
      </w:pPr>
    </w:p>
    <w:p w14:paraId="62AD39B6" w14:textId="77777777" w:rsidR="00B17211" w:rsidDel="00346B48" w:rsidRDefault="00B17211" w:rsidP="00EA5B56">
      <w:pPr>
        <w:rPr>
          <w:del w:id="1336" w:author="Tanish Sugnani" w:date="2017-05-20T21:31:00Z"/>
          <w:rFonts w:ascii="Times New Roman" w:hAnsi="Times New Roman" w:cs="Times New Roman"/>
          <w:b/>
          <w:sz w:val="32"/>
          <w:szCs w:val="32"/>
        </w:rPr>
      </w:pPr>
    </w:p>
    <w:p w14:paraId="2A8BDE40" w14:textId="77777777" w:rsidR="00B17211" w:rsidDel="00346B48" w:rsidRDefault="00B17211" w:rsidP="00EA5B56">
      <w:pPr>
        <w:rPr>
          <w:del w:id="1337" w:author="Tanish Sugnani" w:date="2017-05-20T21:31:00Z"/>
          <w:rFonts w:ascii="Times New Roman" w:hAnsi="Times New Roman" w:cs="Times New Roman"/>
          <w:b/>
          <w:sz w:val="32"/>
          <w:szCs w:val="32"/>
        </w:rPr>
      </w:pPr>
    </w:p>
    <w:p w14:paraId="5B47F113" w14:textId="62297F2E" w:rsidR="002D64EF" w:rsidRDefault="002D64EF">
      <w:pPr>
        <w:spacing w:after="0" w:line="360" w:lineRule="auto"/>
        <w:jc w:val="both"/>
        <w:rPr>
          <w:ins w:id="1338" w:author="Tanish Sugnani" w:date="2017-05-16T16:14:00Z"/>
          <w:rFonts w:ascii="Times New Roman" w:hAnsi="Times New Roman" w:cs="Times New Roman"/>
          <w:b/>
          <w:sz w:val="32"/>
          <w:szCs w:val="32"/>
        </w:rPr>
        <w:pPrChange w:id="1339" w:author="Tanish Sugnani" w:date="2017-05-20T21:31:00Z">
          <w:pPr>
            <w:jc w:val="center"/>
          </w:pPr>
        </w:pPrChange>
      </w:pPr>
    </w:p>
    <w:p w14:paraId="1575E9C9" w14:textId="3E9CC150" w:rsidR="00664178" w:rsidRDefault="00664178">
      <w:pPr>
        <w:spacing w:line="360" w:lineRule="auto"/>
        <w:rPr>
          <w:ins w:id="1340" w:author="Tanish Sugnani" w:date="2017-05-21T03:09:00Z"/>
          <w:rFonts w:ascii="Times New Roman" w:hAnsi="Times New Roman" w:cs="Times New Roman"/>
          <w:b/>
          <w:bCs/>
          <w:color w:val="000000" w:themeColor="text1"/>
          <w:sz w:val="36"/>
          <w:szCs w:val="36"/>
        </w:rPr>
      </w:pPr>
    </w:p>
    <w:p w14:paraId="1EB0DF00" w14:textId="77777777" w:rsidR="00664178" w:rsidRDefault="00664178">
      <w:pPr>
        <w:rPr>
          <w:ins w:id="1341" w:author="Tanish Sugnani" w:date="2017-05-21T03:09:00Z"/>
          <w:rFonts w:ascii="Times New Roman" w:hAnsi="Times New Roman" w:cs="Times New Roman"/>
          <w:b/>
          <w:bCs/>
          <w:color w:val="000000" w:themeColor="text1"/>
          <w:sz w:val="36"/>
          <w:szCs w:val="36"/>
        </w:rPr>
      </w:pPr>
      <w:ins w:id="1342" w:author="Tanish Sugnani" w:date="2017-05-21T03:09:00Z">
        <w:r>
          <w:rPr>
            <w:rFonts w:ascii="Times New Roman" w:hAnsi="Times New Roman" w:cs="Times New Roman"/>
            <w:b/>
            <w:bCs/>
            <w:color w:val="000000" w:themeColor="text1"/>
            <w:sz w:val="36"/>
            <w:szCs w:val="36"/>
          </w:rPr>
          <w:br w:type="page"/>
        </w:r>
      </w:ins>
    </w:p>
    <w:p w14:paraId="160AFD1B" w14:textId="571FFB04" w:rsidR="00664178" w:rsidRDefault="00664178">
      <w:pPr>
        <w:spacing w:line="360" w:lineRule="auto"/>
        <w:rPr>
          <w:ins w:id="1343" w:author="Tanish Sugnani" w:date="2017-05-21T03:10:00Z"/>
          <w:rFonts w:ascii="Times New Roman" w:hAnsi="Times New Roman" w:cs="Times New Roman"/>
          <w:b/>
          <w:bCs/>
          <w:color w:val="000000" w:themeColor="text1"/>
          <w:sz w:val="32"/>
          <w:szCs w:val="36"/>
        </w:rPr>
      </w:pPr>
      <w:ins w:id="1344" w:author="Tanish Sugnani" w:date="2017-05-21T03:10:00Z">
        <w:r>
          <w:rPr>
            <w:rFonts w:ascii="Times New Roman" w:hAnsi="Times New Roman" w:cs="Times New Roman"/>
            <w:b/>
            <w:bCs/>
            <w:color w:val="000000" w:themeColor="text1"/>
            <w:sz w:val="32"/>
            <w:szCs w:val="36"/>
          </w:rPr>
          <w:lastRenderedPageBreak/>
          <w:t>Chapter 6</w:t>
        </w:r>
      </w:ins>
    </w:p>
    <w:p w14:paraId="444CF356" w14:textId="00ED9AF4" w:rsidR="00664178" w:rsidRDefault="00664178" w:rsidP="00664178">
      <w:pPr>
        <w:spacing w:line="360" w:lineRule="auto"/>
        <w:jc w:val="center"/>
        <w:rPr>
          <w:ins w:id="1345" w:author="Tanish Sugnani" w:date="2017-05-21T03:12:00Z"/>
          <w:rFonts w:ascii="Times New Roman" w:hAnsi="Times New Roman" w:cs="Times New Roman"/>
          <w:b/>
          <w:bCs/>
          <w:color w:val="000000" w:themeColor="text1"/>
          <w:sz w:val="36"/>
          <w:szCs w:val="36"/>
        </w:rPr>
        <w:pPrChange w:id="1346" w:author="Tanish Sugnani" w:date="2017-05-21T03:10:00Z">
          <w:pPr>
            <w:spacing w:line="360" w:lineRule="auto"/>
          </w:pPr>
        </w:pPrChange>
      </w:pPr>
      <w:ins w:id="1347" w:author="Tanish Sugnani" w:date="2017-05-21T03:10:00Z">
        <w:r>
          <w:rPr>
            <w:rFonts w:ascii="Times New Roman" w:hAnsi="Times New Roman" w:cs="Times New Roman"/>
            <w:b/>
            <w:bCs/>
            <w:color w:val="000000" w:themeColor="text1"/>
            <w:sz w:val="36"/>
            <w:szCs w:val="36"/>
          </w:rPr>
          <w:t>TESTING</w:t>
        </w:r>
      </w:ins>
    </w:p>
    <w:p w14:paraId="0FB6EB01" w14:textId="77777777" w:rsidR="00C00900" w:rsidRDefault="00C00900" w:rsidP="00C00900">
      <w:pPr>
        <w:pStyle w:val="Default"/>
        <w:spacing w:line="360" w:lineRule="auto"/>
        <w:ind w:firstLine="720"/>
        <w:jc w:val="both"/>
        <w:rPr>
          <w:ins w:id="1348" w:author="Tanish Sugnani" w:date="2017-05-21T03:16:00Z"/>
        </w:rPr>
      </w:pPr>
      <w:ins w:id="1349" w:author="Tanish Sugnani" w:date="2017-05-21T03:16:00Z">
        <w:r w:rsidRPr="00BB27BF">
          <w:t xml:space="preserve">Verification and validation is an important phase in the development life cycle of the product. This is the phase where the errors are detected. Hence testing or verification and validation perform a very critical role for quality assurance and ensuring the reliability of the software. One definition of testing is </w:t>
        </w:r>
        <w:r w:rsidRPr="00BB27BF">
          <w:rPr>
            <w:b/>
            <w:bCs/>
          </w:rPr>
          <w:t>“The process of questioning a product in order to evaluate it”</w:t>
        </w:r>
        <w:r w:rsidRPr="00BB27BF">
          <w:t xml:space="preserve">, where the “questions” are operations the tester attempts to execute with the product, and the product answers with its behaviour in reaction to the probing of the tester. </w:t>
        </w:r>
      </w:ins>
    </w:p>
    <w:p w14:paraId="77623B89" w14:textId="77777777" w:rsidR="00C00900" w:rsidRPr="0029142D" w:rsidRDefault="00C00900" w:rsidP="00C00900">
      <w:pPr>
        <w:pStyle w:val="Default"/>
        <w:spacing w:line="360" w:lineRule="auto"/>
        <w:jc w:val="both"/>
        <w:rPr>
          <w:ins w:id="1350" w:author="Tanish Sugnani" w:date="2017-05-21T03:16:00Z"/>
          <w:sz w:val="32"/>
          <w:szCs w:val="32"/>
        </w:rPr>
      </w:pPr>
    </w:p>
    <w:p w14:paraId="3C755646" w14:textId="77777777" w:rsidR="00C00900" w:rsidRDefault="00C00900" w:rsidP="00C00900">
      <w:pPr>
        <w:pStyle w:val="Default"/>
        <w:spacing w:after="393"/>
        <w:rPr>
          <w:ins w:id="1351" w:author="Tanish Sugnani" w:date="2017-05-21T03:19:00Z"/>
          <w:sz w:val="32"/>
          <w:szCs w:val="32"/>
        </w:rPr>
        <w:pPrChange w:id="1352" w:author="Tanish Sugnani" w:date="2017-05-21T03:19:00Z">
          <w:pPr>
            <w:pStyle w:val="Default"/>
            <w:spacing w:after="393" w:line="360" w:lineRule="auto"/>
            <w:jc w:val="both"/>
          </w:pPr>
        </w:pPrChange>
      </w:pPr>
      <w:ins w:id="1353" w:author="Tanish Sugnani" w:date="2017-05-21T03:16:00Z">
        <w:r>
          <w:rPr>
            <w:b/>
            <w:bCs/>
            <w:sz w:val="32"/>
            <w:szCs w:val="32"/>
          </w:rPr>
          <w:t>6</w:t>
        </w:r>
        <w:r w:rsidRPr="0029142D">
          <w:rPr>
            <w:b/>
            <w:bCs/>
            <w:sz w:val="32"/>
            <w:szCs w:val="32"/>
          </w:rPr>
          <w:t xml:space="preserve">.1 GOALS OF TESTING </w:t>
        </w:r>
      </w:ins>
    </w:p>
    <w:p w14:paraId="2C665F7C" w14:textId="7C7B81EF" w:rsidR="00C00900" w:rsidRPr="00C00900" w:rsidRDefault="00C00900" w:rsidP="00C00900">
      <w:pPr>
        <w:pStyle w:val="Default"/>
        <w:spacing w:after="393"/>
        <w:rPr>
          <w:ins w:id="1354" w:author="Tanish Sugnani" w:date="2017-05-21T03:19:00Z"/>
          <w:sz w:val="32"/>
          <w:szCs w:val="32"/>
          <w:rPrChange w:id="1355" w:author="Tanish Sugnani" w:date="2017-05-21T03:19:00Z">
            <w:rPr>
              <w:ins w:id="1356" w:author="Tanish Sugnani" w:date="2017-05-21T03:19:00Z"/>
            </w:rPr>
          </w:rPrChange>
        </w:rPr>
        <w:pPrChange w:id="1357" w:author="Tanish Sugnani" w:date="2017-05-21T03:19:00Z">
          <w:pPr>
            <w:pStyle w:val="Default"/>
            <w:spacing w:after="393" w:line="360" w:lineRule="auto"/>
            <w:jc w:val="both"/>
          </w:pPr>
        </w:pPrChange>
      </w:pPr>
      <w:ins w:id="1358" w:author="Tanish Sugnani" w:date="2017-05-21T03:16:00Z">
        <w:r w:rsidRPr="00267395">
          <w:t xml:space="preserve">The foremost and basic intention behind Software Testing is to make sure that the application under test is free of bugs and errors and in case it is not, it should be identified and sent for rectification. </w:t>
        </w:r>
      </w:ins>
    </w:p>
    <w:p w14:paraId="4B7656D7" w14:textId="6E69D03E" w:rsidR="00C00900" w:rsidRPr="00267395" w:rsidRDefault="00C00900" w:rsidP="00C00900">
      <w:pPr>
        <w:pStyle w:val="Default"/>
        <w:numPr>
          <w:ilvl w:val="0"/>
          <w:numId w:val="37"/>
        </w:numPr>
        <w:spacing w:after="393" w:line="360" w:lineRule="auto"/>
        <w:jc w:val="both"/>
        <w:rPr>
          <w:ins w:id="1359" w:author="Tanish Sugnani" w:date="2017-05-21T03:16:00Z"/>
        </w:rPr>
        <w:pPrChange w:id="1360" w:author="Tanish Sugnani" w:date="2017-05-21T03:19:00Z">
          <w:pPr>
            <w:pStyle w:val="Default"/>
            <w:spacing w:after="393" w:line="360" w:lineRule="auto"/>
            <w:jc w:val="both"/>
          </w:pPr>
        </w:pPrChange>
      </w:pPr>
      <w:ins w:id="1361" w:author="Tanish Sugnani" w:date="2017-05-21T03:16:00Z">
        <w:r w:rsidRPr="00267395">
          <w:t xml:space="preserve">Software testing plays a vital role to improve the quality of the deliverable by reporting bugs at different phases of development depending on the methodology followed for the project. </w:t>
        </w:r>
      </w:ins>
    </w:p>
    <w:p w14:paraId="15EE544B" w14:textId="7E97E5F1" w:rsidR="00C00900" w:rsidRPr="00267395" w:rsidRDefault="00C00900" w:rsidP="00C00900">
      <w:pPr>
        <w:pStyle w:val="Default"/>
        <w:numPr>
          <w:ilvl w:val="0"/>
          <w:numId w:val="37"/>
        </w:numPr>
        <w:spacing w:after="393" w:line="360" w:lineRule="auto"/>
        <w:jc w:val="both"/>
        <w:rPr>
          <w:ins w:id="1362" w:author="Tanish Sugnani" w:date="2017-05-21T03:16:00Z"/>
        </w:rPr>
        <w:pPrChange w:id="1363" w:author="Tanish Sugnani" w:date="2017-05-21T03:20:00Z">
          <w:pPr>
            <w:pStyle w:val="Default"/>
            <w:spacing w:after="393" w:line="360" w:lineRule="auto"/>
            <w:jc w:val="both"/>
          </w:pPr>
        </w:pPrChange>
      </w:pPr>
      <w:ins w:id="1364" w:author="Tanish Sugnani" w:date="2017-05-21T03:16:00Z">
        <w:r w:rsidRPr="00267395">
          <w:t xml:space="preserve">Software testing brings with it a source of reliability that is important for any business to get hold of the market. </w:t>
        </w:r>
      </w:ins>
    </w:p>
    <w:p w14:paraId="73248115" w14:textId="3BD53D27" w:rsidR="00C00900" w:rsidRPr="00267395" w:rsidRDefault="00C00900" w:rsidP="00C00900">
      <w:pPr>
        <w:pStyle w:val="Default"/>
        <w:numPr>
          <w:ilvl w:val="0"/>
          <w:numId w:val="37"/>
        </w:numPr>
        <w:spacing w:after="393" w:line="360" w:lineRule="auto"/>
        <w:jc w:val="both"/>
        <w:rPr>
          <w:ins w:id="1365" w:author="Tanish Sugnani" w:date="2017-05-21T03:16:00Z"/>
        </w:rPr>
        <w:pPrChange w:id="1366" w:author="Tanish Sugnani" w:date="2017-05-21T03:20:00Z">
          <w:pPr>
            <w:pStyle w:val="Default"/>
            <w:spacing w:after="393" w:line="360" w:lineRule="auto"/>
            <w:jc w:val="both"/>
          </w:pPr>
        </w:pPrChange>
      </w:pPr>
      <w:ins w:id="1367" w:author="Tanish Sugnani" w:date="2017-05-21T03:16:00Z">
        <w:r w:rsidRPr="00267395">
          <w:t xml:space="preserve">Software testing ensures whether the application is ready to deliver to the client or not, so it aims to find the critical bugs early in the testing phase. </w:t>
        </w:r>
      </w:ins>
    </w:p>
    <w:p w14:paraId="5A78F98A" w14:textId="2934AB1B" w:rsidR="00C00900" w:rsidRPr="00267395" w:rsidRDefault="00C00900" w:rsidP="00C00900">
      <w:pPr>
        <w:pStyle w:val="Default"/>
        <w:numPr>
          <w:ilvl w:val="0"/>
          <w:numId w:val="37"/>
        </w:numPr>
        <w:spacing w:after="393" w:line="360" w:lineRule="auto"/>
        <w:jc w:val="both"/>
        <w:rPr>
          <w:ins w:id="1368" w:author="Tanish Sugnani" w:date="2017-05-21T03:16:00Z"/>
        </w:rPr>
        <w:pPrChange w:id="1369" w:author="Tanish Sugnani" w:date="2017-05-21T03:20:00Z">
          <w:pPr>
            <w:pStyle w:val="Default"/>
            <w:spacing w:after="393" w:line="360" w:lineRule="auto"/>
            <w:jc w:val="both"/>
          </w:pPr>
        </w:pPrChange>
      </w:pPr>
      <w:ins w:id="1370" w:author="Tanish Sugnani" w:date="2017-05-21T03:16:00Z">
        <w:r w:rsidRPr="00267395">
          <w:t xml:space="preserve">The goal of software testing should primarily be an extension to have traceable tests with coverage of the priority requirements. </w:t>
        </w:r>
      </w:ins>
    </w:p>
    <w:p w14:paraId="6E0A0729" w14:textId="6494F942" w:rsidR="00C00900" w:rsidRDefault="00C00900" w:rsidP="00C00900">
      <w:pPr>
        <w:pStyle w:val="Default"/>
        <w:numPr>
          <w:ilvl w:val="0"/>
          <w:numId w:val="37"/>
        </w:numPr>
        <w:spacing w:line="360" w:lineRule="auto"/>
        <w:rPr>
          <w:ins w:id="1371" w:author="Tanish Sugnani" w:date="2017-05-21T03:16:00Z"/>
        </w:rPr>
        <w:pPrChange w:id="1372" w:author="Tanish Sugnani" w:date="2017-05-21T03:20:00Z">
          <w:pPr>
            <w:pStyle w:val="Default"/>
            <w:spacing w:line="360" w:lineRule="auto"/>
          </w:pPr>
        </w:pPrChange>
      </w:pPr>
      <w:ins w:id="1373" w:author="Tanish Sugnani" w:date="2017-05-21T03:16:00Z">
        <w:r w:rsidRPr="00267395">
          <w:t xml:space="preserve">The goal aims to ensure the flaws in application; methodologies used and are put forward in </w:t>
        </w:r>
        <w:r>
          <w:t xml:space="preserve">front of management in order to get it resolved. </w:t>
        </w:r>
      </w:ins>
    </w:p>
    <w:p w14:paraId="11C19C8B" w14:textId="77777777" w:rsidR="00C00900" w:rsidRDefault="00C00900" w:rsidP="00C00900">
      <w:pPr>
        <w:pStyle w:val="Default"/>
        <w:rPr>
          <w:ins w:id="1374" w:author="Tanish Sugnani" w:date="2017-05-21T03:16:00Z"/>
        </w:rPr>
      </w:pPr>
    </w:p>
    <w:p w14:paraId="4B9F42A8" w14:textId="77777777" w:rsidR="00C00900" w:rsidRPr="000B6C9F" w:rsidRDefault="00C00900" w:rsidP="00C00900">
      <w:pPr>
        <w:pStyle w:val="Default"/>
        <w:spacing w:line="360" w:lineRule="auto"/>
        <w:jc w:val="both"/>
        <w:rPr>
          <w:ins w:id="1375" w:author="Tanish Sugnani" w:date="2017-05-21T03:16:00Z"/>
        </w:rPr>
      </w:pPr>
      <w:ins w:id="1376" w:author="Tanish Sugnani" w:date="2017-05-21T03:16:00Z">
        <w:r w:rsidRPr="000B6C9F">
          <w:lastRenderedPageBreak/>
          <w:t xml:space="preserve">Software testing on the whole is largely aimed at testing the application with the intent to keep the end user in mind. The goal is narrowed to the frameset where software delivery (free of bugs) within the scheduled timeline turns out to be the major element of the testing. The customer can access the application without any issue and support organizational effort should be reduced to a large extent. </w:t>
        </w:r>
      </w:ins>
    </w:p>
    <w:p w14:paraId="37CD0FC8" w14:textId="77777777" w:rsidR="00C00900" w:rsidRPr="00BB3844" w:rsidRDefault="00C00900" w:rsidP="00C00900">
      <w:pPr>
        <w:pStyle w:val="Default"/>
        <w:spacing w:line="360" w:lineRule="auto"/>
        <w:jc w:val="both"/>
        <w:rPr>
          <w:ins w:id="1377" w:author="Tanish Sugnani" w:date="2017-05-21T03:16:00Z"/>
          <w:sz w:val="28"/>
          <w:szCs w:val="28"/>
        </w:rPr>
      </w:pPr>
    </w:p>
    <w:p w14:paraId="50E342F2" w14:textId="2C0EDE73" w:rsidR="00C00900" w:rsidRPr="0029142D" w:rsidRDefault="00C00900" w:rsidP="00C00900">
      <w:pPr>
        <w:pStyle w:val="Default"/>
        <w:rPr>
          <w:ins w:id="1378" w:author="Tanish Sugnani" w:date="2017-05-21T03:16:00Z"/>
          <w:b/>
          <w:bCs/>
          <w:sz w:val="32"/>
          <w:szCs w:val="32"/>
        </w:rPr>
      </w:pPr>
      <w:ins w:id="1379" w:author="Tanish Sugnani" w:date="2017-05-21T03:16:00Z">
        <w:r>
          <w:rPr>
            <w:b/>
            <w:bCs/>
            <w:sz w:val="32"/>
            <w:szCs w:val="32"/>
          </w:rPr>
          <w:t>6</w:t>
        </w:r>
        <w:r w:rsidRPr="0029142D">
          <w:rPr>
            <w:b/>
            <w:bCs/>
            <w:sz w:val="32"/>
            <w:szCs w:val="32"/>
          </w:rPr>
          <w:t xml:space="preserve">.2 LEVELS OF TESTING </w:t>
        </w:r>
      </w:ins>
    </w:p>
    <w:p w14:paraId="398C2F35" w14:textId="77777777" w:rsidR="00C00900" w:rsidRDefault="00C00900" w:rsidP="00C00900">
      <w:pPr>
        <w:pStyle w:val="Default"/>
        <w:rPr>
          <w:ins w:id="1380" w:author="Tanish Sugnani" w:date="2017-05-21T03:16:00Z"/>
          <w:sz w:val="32"/>
          <w:szCs w:val="32"/>
        </w:rPr>
      </w:pPr>
    </w:p>
    <w:p w14:paraId="51FBD04E" w14:textId="1EB15A5C" w:rsidR="00C00900" w:rsidRDefault="00C00900" w:rsidP="00C00900">
      <w:pPr>
        <w:pStyle w:val="Default"/>
        <w:rPr>
          <w:ins w:id="1381" w:author="Tanish Sugnani" w:date="2017-05-21T03:16:00Z"/>
          <w:sz w:val="28"/>
          <w:szCs w:val="28"/>
        </w:rPr>
      </w:pPr>
      <w:ins w:id="1382" w:author="Tanish Sugnani" w:date="2017-05-21T03:16:00Z">
        <w:r>
          <w:rPr>
            <w:b/>
            <w:bCs/>
            <w:sz w:val="28"/>
            <w:szCs w:val="28"/>
          </w:rPr>
          <w:t>6</w:t>
        </w:r>
        <w:r>
          <w:rPr>
            <w:b/>
            <w:bCs/>
            <w:sz w:val="28"/>
            <w:szCs w:val="28"/>
          </w:rPr>
          <w:t xml:space="preserve">.2.1 Unit Testing </w:t>
        </w:r>
      </w:ins>
    </w:p>
    <w:p w14:paraId="44732830" w14:textId="77777777" w:rsidR="00C00900" w:rsidRDefault="00C00900" w:rsidP="00C00900">
      <w:pPr>
        <w:pStyle w:val="Default"/>
        <w:rPr>
          <w:ins w:id="1383" w:author="Tanish Sugnani" w:date="2017-05-21T03:16:00Z"/>
          <w:sz w:val="28"/>
          <w:szCs w:val="28"/>
        </w:rPr>
      </w:pPr>
    </w:p>
    <w:p w14:paraId="10D989D7" w14:textId="77777777" w:rsidR="00C00900" w:rsidRDefault="00C00900" w:rsidP="00C00900">
      <w:pPr>
        <w:pStyle w:val="Default"/>
        <w:spacing w:line="360" w:lineRule="auto"/>
        <w:ind w:firstLine="720"/>
        <w:jc w:val="both"/>
        <w:rPr>
          <w:ins w:id="1384" w:author="Tanish Sugnani" w:date="2017-05-21T03:16:00Z"/>
        </w:rPr>
      </w:pPr>
      <w:ins w:id="1385" w:author="Tanish Sugnani" w:date="2017-05-21T03:16:00Z">
        <w:r w:rsidRPr="000B6C9F">
          <w:t xml:space="preserve">Individual components are tested to ensure that they operate correctly. Each component is tested independently. This system was tested with the set of noisy images for each module and the results were checked with the expected output. Unit testing focuses on verification effort on the smallest unit of the software design module. This is also known as MODULE TESTING. This testing is carried out during phases, each module is found to be working satisfactorily as regards to the expected output from the module. </w:t>
        </w:r>
      </w:ins>
    </w:p>
    <w:p w14:paraId="0489ACC4" w14:textId="77777777" w:rsidR="00C00900" w:rsidRPr="000B6C9F" w:rsidRDefault="00C00900" w:rsidP="00C00900">
      <w:pPr>
        <w:pStyle w:val="Default"/>
        <w:spacing w:line="360" w:lineRule="auto"/>
        <w:jc w:val="both"/>
        <w:rPr>
          <w:ins w:id="1386" w:author="Tanish Sugnani" w:date="2017-05-21T03:16:00Z"/>
        </w:rPr>
      </w:pPr>
    </w:p>
    <w:p w14:paraId="30B57C66" w14:textId="1204926D" w:rsidR="00C00900" w:rsidRDefault="00C00900" w:rsidP="00C00900">
      <w:pPr>
        <w:pStyle w:val="Default"/>
        <w:rPr>
          <w:ins w:id="1387" w:author="Tanish Sugnani" w:date="2017-05-21T03:16:00Z"/>
          <w:sz w:val="28"/>
          <w:szCs w:val="28"/>
        </w:rPr>
      </w:pPr>
      <w:ins w:id="1388" w:author="Tanish Sugnani" w:date="2017-05-21T03:16:00Z">
        <w:r>
          <w:rPr>
            <w:b/>
            <w:bCs/>
            <w:sz w:val="28"/>
            <w:szCs w:val="28"/>
          </w:rPr>
          <w:t>6</w:t>
        </w:r>
        <w:r>
          <w:rPr>
            <w:b/>
            <w:bCs/>
            <w:sz w:val="28"/>
            <w:szCs w:val="28"/>
          </w:rPr>
          <w:t xml:space="preserve">.2.2 Integration Testing </w:t>
        </w:r>
      </w:ins>
    </w:p>
    <w:p w14:paraId="3D721A70" w14:textId="77777777" w:rsidR="00C00900" w:rsidRDefault="00C00900" w:rsidP="00C00900">
      <w:pPr>
        <w:pStyle w:val="Default"/>
        <w:rPr>
          <w:ins w:id="1389" w:author="Tanish Sugnani" w:date="2017-05-21T03:16:00Z"/>
          <w:sz w:val="28"/>
          <w:szCs w:val="28"/>
        </w:rPr>
      </w:pPr>
    </w:p>
    <w:p w14:paraId="5D6D1C2B" w14:textId="77777777" w:rsidR="00C00900" w:rsidRDefault="00C00900" w:rsidP="00C00900">
      <w:pPr>
        <w:pStyle w:val="Default"/>
        <w:spacing w:line="360" w:lineRule="auto"/>
        <w:ind w:firstLine="720"/>
        <w:jc w:val="both"/>
        <w:rPr>
          <w:ins w:id="1390" w:author="Tanish Sugnani" w:date="2017-05-21T03:16:00Z"/>
        </w:rPr>
      </w:pPr>
      <w:ins w:id="1391" w:author="Tanish Sugnani" w:date="2017-05-21T03:16:00Z">
        <w:r w:rsidRPr="000B6C9F">
          <w:t xml:space="preserve">Integration testing is another aspect of testing that is generally done in order to uncover errors associated with the flow of data across interfaces. The unit-tested modules are grouped together and tested in small segment, which makes it easier to isolate and correct errors. This approach is continued until we have integrated all modules to form the system as a whole. </w:t>
        </w:r>
      </w:ins>
    </w:p>
    <w:p w14:paraId="3DDE8386" w14:textId="77777777" w:rsidR="00C00900" w:rsidRPr="000B6C9F" w:rsidRDefault="00C00900" w:rsidP="00C00900">
      <w:pPr>
        <w:pStyle w:val="Default"/>
        <w:spacing w:line="360" w:lineRule="auto"/>
        <w:jc w:val="both"/>
        <w:rPr>
          <w:ins w:id="1392" w:author="Tanish Sugnani" w:date="2017-05-21T03:16:00Z"/>
        </w:rPr>
      </w:pPr>
    </w:p>
    <w:p w14:paraId="1C6886B8" w14:textId="395ADA2B" w:rsidR="00C00900" w:rsidRDefault="00C00900" w:rsidP="00C00900">
      <w:pPr>
        <w:pStyle w:val="Default"/>
        <w:rPr>
          <w:ins w:id="1393" w:author="Tanish Sugnani" w:date="2017-05-21T03:16:00Z"/>
          <w:sz w:val="28"/>
          <w:szCs w:val="28"/>
        </w:rPr>
      </w:pPr>
      <w:ins w:id="1394" w:author="Tanish Sugnani" w:date="2017-05-21T03:17:00Z">
        <w:r>
          <w:rPr>
            <w:b/>
            <w:bCs/>
            <w:sz w:val="28"/>
            <w:szCs w:val="28"/>
          </w:rPr>
          <w:t>6</w:t>
        </w:r>
      </w:ins>
      <w:ins w:id="1395" w:author="Tanish Sugnani" w:date="2017-05-21T03:16:00Z">
        <w:r>
          <w:rPr>
            <w:b/>
            <w:bCs/>
            <w:sz w:val="28"/>
            <w:szCs w:val="28"/>
          </w:rPr>
          <w:t xml:space="preserve">.2.3 System Testing </w:t>
        </w:r>
      </w:ins>
    </w:p>
    <w:p w14:paraId="71050EEB" w14:textId="77777777" w:rsidR="00C00900" w:rsidRDefault="00C00900" w:rsidP="00C00900">
      <w:pPr>
        <w:pStyle w:val="Default"/>
        <w:rPr>
          <w:ins w:id="1396" w:author="Tanish Sugnani" w:date="2017-05-21T03:16:00Z"/>
          <w:sz w:val="28"/>
          <w:szCs w:val="28"/>
        </w:rPr>
      </w:pPr>
    </w:p>
    <w:p w14:paraId="6A1A318C" w14:textId="77777777" w:rsidR="00C00900" w:rsidRDefault="00C00900" w:rsidP="00C00900">
      <w:pPr>
        <w:pStyle w:val="Default"/>
        <w:spacing w:line="360" w:lineRule="auto"/>
        <w:ind w:firstLine="720"/>
        <w:jc w:val="both"/>
        <w:rPr>
          <w:ins w:id="1397" w:author="Tanish Sugnani" w:date="2017-05-21T03:16:00Z"/>
        </w:rPr>
      </w:pPr>
      <w:ins w:id="1398" w:author="Tanish Sugnani" w:date="2017-05-21T03:16:00Z">
        <w:r w:rsidRPr="000B6C9F">
          <w:t>System testing is conducted on a complete, integrated system to evaluate the system's compliance with its specified requirements.</w:t>
        </w:r>
      </w:ins>
    </w:p>
    <w:p w14:paraId="09EBC285" w14:textId="77777777" w:rsidR="00C00900" w:rsidRPr="000B6C9F" w:rsidRDefault="00C00900" w:rsidP="00C00900">
      <w:pPr>
        <w:pStyle w:val="Default"/>
        <w:spacing w:line="360" w:lineRule="auto"/>
        <w:jc w:val="both"/>
        <w:rPr>
          <w:ins w:id="1399" w:author="Tanish Sugnani" w:date="2017-05-21T03:16:00Z"/>
        </w:rPr>
      </w:pPr>
    </w:p>
    <w:p w14:paraId="3492290E" w14:textId="1B479AF3" w:rsidR="00C00900" w:rsidRDefault="00C00900" w:rsidP="00C00900">
      <w:pPr>
        <w:pStyle w:val="Default"/>
        <w:rPr>
          <w:ins w:id="1400" w:author="Tanish Sugnani" w:date="2017-05-21T03:16:00Z"/>
          <w:b/>
          <w:bCs/>
          <w:sz w:val="28"/>
          <w:szCs w:val="28"/>
        </w:rPr>
      </w:pPr>
      <w:ins w:id="1401" w:author="Tanish Sugnani" w:date="2017-05-21T03:16:00Z">
        <w:r>
          <w:rPr>
            <w:b/>
            <w:bCs/>
            <w:sz w:val="28"/>
            <w:szCs w:val="28"/>
          </w:rPr>
          <w:t>6</w:t>
        </w:r>
        <w:r>
          <w:rPr>
            <w:b/>
            <w:bCs/>
            <w:sz w:val="28"/>
            <w:szCs w:val="28"/>
          </w:rPr>
          <w:t xml:space="preserve">.2.4 Validation Testing </w:t>
        </w:r>
      </w:ins>
    </w:p>
    <w:p w14:paraId="663DD586" w14:textId="77777777" w:rsidR="00C00900" w:rsidRDefault="00C00900" w:rsidP="00C00900">
      <w:pPr>
        <w:pStyle w:val="Default"/>
        <w:rPr>
          <w:ins w:id="1402" w:author="Tanish Sugnani" w:date="2017-05-21T03:16:00Z"/>
          <w:sz w:val="28"/>
          <w:szCs w:val="28"/>
        </w:rPr>
      </w:pPr>
    </w:p>
    <w:p w14:paraId="14408E03" w14:textId="77777777" w:rsidR="00C00900" w:rsidRDefault="00C00900" w:rsidP="00C00900">
      <w:pPr>
        <w:pStyle w:val="Default"/>
        <w:spacing w:line="360" w:lineRule="auto"/>
        <w:ind w:firstLine="720"/>
        <w:jc w:val="both"/>
        <w:rPr>
          <w:ins w:id="1403" w:author="Tanish Sugnani" w:date="2017-05-21T03:22:00Z"/>
        </w:rPr>
        <w:pPrChange w:id="1404" w:author="Tanish Sugnani" w:date="2017-05-21T03:22:00Z">
          <w:pPr>
            <w:pStyle w:val="Default"/>
          </w:pPr>
        </w:pPrChange>
      </w:pPr>
      <w:ins w:id="1405" w:author="Tanish Sugnani" w:date="2017-05-21T03:16:00Z">
        <w:r w:rsidRPr="000B6C9F">
          <w:t>The validation testing can be defined in many ways, but a simple definition is that, validation succeeds when the software functions in a manner that can be reasonably expected by the end user.</w:t>
        </w:r>
      </w:ins>
    </w:p>
    <w:p w14:paraId="50E094D1" w14:textId="0B94C735" w:rsidR="00C00900" w:rsidRPr="00C00900" w:rsidRDefault="00C00900" w:rsidP="00C00900">
      <w:pPr>
        <w:pStyle w:val="Default"/>
        <w:spacing w:line="360" w:lineRule="auto"/>
        <w:jc w:val="both"/>
        <w:rPr>
          <w:ins w:id="1406" w:author="Tanish Sugnani" w:date="2017-05-21T03:16:00Z"/>
          <w:rPrChange w:id="1407" w:author="Tanish Sugnani" w:date="2017-05-21T03:20:00Z">
            <w:rPr>
              <w:ins w:id="1408" w:author="Tanish Sugnani" w:date="2017-05-21T03:16:00Z"/>
              <w:b/>
              <w:bCs/>
              <w:sz w:val="32"/>
              <w:szCs w:val="32"/>
            </w:rPr>
          </w:rPrChange>
        </w:rPr>
        <w:pPrChange w:id="1409" w:author="Tanish Sugnani" w:date="2017-05-21T03:22:00Z">
          <w:pPr>
            <w:pStyle w:val="Default"/>
          </w:pPr>
        </w:pPrChange>
      </w:pPr>
      <w:ins w:id="1410" w:author="Tanish Sugnani" w:date="2017-05-21T03:16:00Z">
        <w:r>
          <w:rPr>
            <w:b/>
            <w:bCs/>
            <w:sz w:val="32"/>
            <w:szCs w:val="32"/>
          </w:rPr>
          <w:lastRenderedPageBreak/>
          <w:t>6</w:t>
        </w:r>
        <w:r w:rsidRPr="0029142D">
          <w:rPr>
            <w:b/>
            <w:bCs/>
            <w:sz w:val="32"/>
            <w:szCs w:val="32"/>
          </w:rPr>
          <w:t xml:space="preserve">.3 TYPES OF TESTING </w:t>
        </w:r>
      </w:ins>
    </w:p>
    <w:p w14:paraId="52B9E640" w14:textId="77777777" w:rsidR="00C00900" w:rsidRDefault="00C00900" w:rsidP="00C00900">
      <w:pPr>
        <w:pStyle w:val="Default"/>
        <w:rPr>
          <w:ins w:id="1411" w:author="Tanish Sugnani" w:date="2017-05-21T03:16:00Z"/>
          <w:sz w:val="32"/>
          <w:szCs w:val="32"/>
        </w:rPr>
      </w:pPr>
    </w:p>
    <w:p w14:paraId="40C2F44D" w14:textId="6D116431" w:rsidR="00C00900" w:rsidRDefault="00C00900" w:rsidP="00C00900">
      <w:pPr>
        <w:pStyle w:val="Default"/>
        <w:rPr>
          <w:ins w:id="1412" w:author="Tanish Sugnani" w:date="2017-05-21T03:16:00Z"/>
          <w:sz w:val="28"/>
          <w:szCs w:val="28"/>
        </w:rPr>
      </w:pPr>
      <w:ins w:id="1413" w:author="Tanish Sugnani" w:date="2017-05-21T03:16:00Z">
        <w:r>
          <w:rPr>
            <w:b/>
            <w:bCs/>
            <w:sz w:val="28"/>
            <w:szCs w:val="28"/>
          </w:rPr>
          <w:t>6</w:t>
        </w:r>
        <w:r>
          <w:rPr>
            <w:b/>
            <w:bCs/>
            <w:sz w:val="28"/>
            <w:szCs w:val="28"/>
          </w:rPr>
          <w:t xml:space="preserve">.3.1 Functional Testing </w:t>
        </w:r>
      </w:ins>
    </w:p>
    <w:p w14:paraId="1222F9A7" w14:textId="77777777" w:rsidR="00C00900" w:rsidRDefault="00C00900" w:rsidP="00C00900">
      <w:pPr>
        <w:pStyle w:val="Default"/>
        <w:rPr>
          <w:ins w:id="1414" w:author="Tanish Sugnani" w:date="2017-05-21T03:16:00Z"/>
          <w:sz w:val="28"/>
          <w:szCs w:val="28"/>
        </w:rPr>
      </w:pPr>
    </w:p>
    <w:p w14:paraId="62D040AD" w14:textId="77777777" w:rsidR="00C00900" w:rsidRPr="000B6C9F" w:rsidRDefault="00C00900" w:rsidP="00C00900">
      <w:pPr>
        <w:pStyle w:val="Default"/>
        <w:spacing w:line="360" w:lineRule="auto"/>
        <w:ind w:firstLine="720"/>
        <w:jc w:val="both"/>
        <w:rPr>
          <w:ins w:id="1415" w:author="Tanish Sugnani" w:date="2017-05-21T03:16:00Z"/>
        </w:rPr>
      </w:pPr>
      <w:ins w:id="1416" w:author="Tanish Sugnani" w:date="2017-05-21T03:16:00Z">
        <w:r w:rsidRPr="000B6C9F">
          <w:t xml:space="preserve">Functional testing is a quality assurance (QA) process and a type of black box testing that bases its test cases on the specifications of the software component under test. Functions are tested by feeding them input and examining the output. Functional Testing usually describes </w:t>
        </w:r>
        <w:r w:rsidRPr="000B6C9F">
          <w:rPr>
            <w:b/>
            <w:bCs/>
          </w:rPr>
          <w:t xml:space="preserve">what </w:t>
        </w:r>
        <w:r w:rsidRPr="000B6C9F">
          <w:t xml:space="preserve">the system does. </w:t>
        </w:r>
      </w:ins>
    </w:p>
    <w:p w14:paraId="6A4E11D9" w14:textId="77777777" w:rsidR="00C00900" w:rsidRPr="000B6C9F" w:rsidRDefault="00C00900" w:rsidP="00C00900">
      <w:pPr>
        <w:spacing w:line="360" w:lineRule="auto"/>
        <w:jc w:val="both"/>
        <w:rPr>
          <w:ins w:id="1417" w:author="Tanish Sugnani" w:date="2017-05-21T03:16:00Z"/>
          <w:rFonts w:ascii="Times New Roman" w:hAnsi="Times New Roman" w:cs="Times New Roman"/>
          <w:sz w:val="24"/>
          <w:szCs w:val="24"/>
        </w:rPr>
      </w:pPr>
      <w:ins w:id="1418" w:author="Tanish Sugnani" w:date="2017-05-21T03:16:00Z">
        <w:r w:rsidRPr="000B6C9F">
          <w:rPr>
            <w:rFonts w:ascii="Times New Roman" w:hAnsi="Times New Roman" w:cs="Times New Roman"/>
            <w:sz w:val="24"/>
            <w:szCs w:val="24"/>
          </w:rPr>
          <w:t>Functional testing typically involves five steps</w:t>
        </w:r>
        <w:r>
          <w:rPr>
            <w:rFonts w:ascii="Times New Roman" w:hAnsi="Times New Roman" w:cs="Times New Roman"/>
            <w:sz w:val="24"/>
            <w:szCs w:val="24"/>
          </w:rPr>
          <w:t>:</w:t>
        </w:r>
      </w:ins>
    </w:p>
    <w:p w14:paraId="500FAC57" w14:textId="77777777" w:rsidR="00C00900" w:rsidRPr="000B6C9F" w:rsidRDefault="00C00900" w:rsidP="00C00900">
      <w:pPr>
        <w:pStyle w:val="Default"/>
        <w:spacing w:after="304" w:line="360" w:lineRule="auto"/>
        <w:jc w:val="both"/>
        <w:rPr>
          <w:ins w:id="1419" w:author="Tanish Sugnani" w:date="2017-05-21T03:16:00Z"/>
        </w:rPr>
      </w:pPr>
      <w:ins w:id="1420" w:author="Tanish Sugnani" w:date="2017-05-21T03:16:00Z">
        <w:r w:rsidRPr="000B6C9F">
          <w:t xml:space="preserve">• The identification of functions that the software is expected to perform. </w:t>
        </w:r>
      </w:ins>
    </w:p>
    <w:p w14:paraId="04535EC6" w14:textId="77777777" w:rsidR="00C00900" w:rsidRPr="000B6C9F" w:rsidRDefault="00C00900" w:rsidP="00C00900">
      <w:pPr>
        <w:pStyle w:val="Default"/>
        <w:spacing w:after="304" w:line="360" w:lineRule="auto"/>
        <w:jc w:val="both"/>
        <w:rPr>
          <w:ins w:id="1421" w:author="Tanish Sugnani" w:date="2017-05-21T03:16:00Z"/>
        </w:rPr>
      </w:pPr>
      <w:ins w:id="1422" w:author="Tanish Sugnani" w:date="2017-05-21T03:16:00Z">
        <w:r w:rsidRPr="000B6C9F">
          <w:t xml:space="preserve">• The creation of input data based on the specifications. </w:t>
        </w:r>
      </w:ins>
    </w:p>
    <w:p w14:paraId="0D678B41" w14:textId="77777777" w:rsidR="00C00900" w:rsidRPr="000B6C9F" w:rsidRDefault="00C00900" w:rsidP="00C00900">
      <w:pPr>
        <w:pStyle w:val="Default"/>
        <w:spacing w:after="304" w:line="360" w:lineRule="auto"/>
        <w:jc w:val="both"/>
        <w:rPr>
          <w:ins w:id="1423" w:author="Tanish Sugnani" w:date="2017-05-21T03:16:00Z"/>
        </w:rPr>
      </w:pPr>
      <w:ins w:id="1424" w:author="Tanish Sugnani" w:date="2017-05-21T03:16:00Z">
        <w:r w:rsidRPr="000B6C9F">
          <w:t xml:space="preserve">• The determination of output based on the specifications. </w:t>
        </w:r>
      </w:ins>
    </w:p>
    <w:p w14:paraId="5855EE5D" w14:textId="77777777" w:rsidR="00C00900" w:rsidRPr="000B6C9F" w:rsidRDefault="00C00900" w:rsidP="00C00900">
      <w:pPr>
        <w:pStyle w:val="Default"/>
        <w:spacing w:after="304" w:line="360" w:lineRule="auto"/>
        <w:jc w:val="both"/>
        <w:rPr>
          <w:ins w:id="1425" w:author="Tanish Sugnani" w:date="2017-05-21T03:16:00Z"/>
        </w:rPr>
      </w:pPr>
      <w:ins w:id="1426" w:author="Tanish Sugnani" w:date="2017-05-21T03:16:00Z">
        <w:r w:rsidRPr="000B6C9F">
          <w:t xml:space="preserve">• The execution of the test case. </w:t>
        </w:r>
      </w:ins>
    </w:p>
    <w:p w14:paraId="73A65700" w14:textId="77777777" w:rsidR="00C00900" w:rsidRPr="000B6C9F" w:rsidRDefault="00C00900" w:rsidP="00C00900">
      <w:pPr>
        <w:pStyle w:val="Default"/>
        <w:spacing w:after="304" w:line="360" w:lineRule="auto"/>
        <w:jc w:val="both"/>
        <w:rPr>
          <w:ins w:id="1427" w:author="Tanish Sugnani" w:date="2017-05-21T03:16:00Z"/>
        </w:rPr>
      </w:pPr>
      <w:ins w:id="1428" w:author="Tanish Sugnani" w:date="2017-05-21T03:16:00Z">
        <w:r w:rsidRPr="000B6C9F">
          <w:t xml:space="preserve">• The comparison of actual and expected outputs. </w:t>
        </w:r>
      </w:ins>
    </w:p>
    <w:p w14:paraId="4F648672" w14:textId="77777777" w:rsidR="00C00900" w:rsidRPr="000B6C9F" w:rsidRDefault="00C00900" w:rsidP="00C00900">
      <w:pPr>
        <w:pStyle w:val="Default"/>
        <w:spacing w:line="360" w:lineRule="auto"/>
        <w:jc w:val="both"/>
        <w:rPr>
          <w:ins w:id="1429" w:author="Tanish Sugnani" w:date="2017-05-21T03:16:00Z"/>
        </w:rPr>
      </w:pPr>
      <w:ins w:id="1430" w:author="Tanish Sugnani" w:date="2017-05-21T03:16:00Z">
        <w:r w:rsidRPr="000B6C9F">
          <w:t xml:space="preserve">• To check whether the application works as per the customer need. </w:t>
        </w:r>
      </w:ins>
    </w:p>
    <w:p w14:paraId="5E86AF89" w14:textId="77777777" w:rsidR="00C00900" w:rsidRDefault="00C00900" w:rsidP="00C00900">
      <w:pPr>
        <w:pStyle w:val="Default"/>
        <w:rPr>
          <w:ins w:id="1431" w:author="Tanish Sugnani" w:date="2017-05-21T03:16:00Z"/>
        </w:rPr>
      </w:pPr>
    </w:p>
    <w:p w14:paraId="7008F8BA" w14:textId="0C780EA1" w:rsidR="00C00900" w:rsidRDefault="00C00900" w:rsidP="00C00900">
      <w:pPr>
        <w:pStyle w:val="Default"/>
        <w:rPr>
          <w:ins w:id="1432" w:author="Tanish Sugnani" w:date="2017-05-21T03:16:00Z"/>
          <w:b/>
          <w:bCs/>
          <w:sz w:val="28"/>
          <w:szCs w:val="28"/>
        </w:rPr>
      </w:pPr>
      <w:ins w:id="1433" w:author="Tanish Sugnani" w:date="2017-05-21T03:16:00Z">
        <w:r>
          <w:rPr>
            <w:b/>
            <w:bCs/>
            <w:sz w:val="28"/>
            <w:szCs w:val="28"/>
          </w:rPr>
          <w:t>6</w:t>
        </w:r>
        <w:r>
          <w:rPr>
            <w:b/>
            <w:bCs/>
            <w:sz w:val="28"/>
            <w:szCs w:val="28"/>
          </w:rPr>
          <w:t xml:space="preserve">.3.2 Structural Testing </w:t>
        </w:r>
      </w:ins>
    </w:p>
    <w:p w14:paraId="233AEF3C" w14:textId="77777777" w:rsidR="00C00900" w:rsidRDefault="00C00900" w:rsidP="00C00900">
      <w:pPr>
        <w:pStyle w:val="Default"/>
        <w:rPr>
          <w:ins w:id="1434" w:author="Tanish Sugnani" w:date="2017-05-21T03:16:00Z"/>
          <w:sz w:val="28"/>
          <w:szCs w:val="28"/>
        </w:rPr>
      </w:pPr>
    </w:p>
    <w:p w14:paraId="26F8876C" w14:textId="77777777" w:rsidR="00C00900" w:rsidRPr="00744D96" w:rsidRDefault="00C00900" w:rsidP="00C00900">
      <w:pPr>
        <w:pStyle w:val="Default"/>
        <w:spacing w:line="360" w:lineRule="auto"/>
        <w:ind w:firstLine="720"/>
        <w:jc w:val="both"/>
        <w:rPr>
          <w:ins w:id="1435" w:author="Tanish Sugnani" w:date="2017-05-21T03:16:00Z"/>
        </w:rPr>
      </w:pPr>
      <w:ins w:id="1436" w:author="Tanish Sugnani" w:date="2017-05-21T03:16:00Z">
        <w:r w:rsidRPr="00744D96">
          <w:t xml:space="preserve">Structural testing, also known as white-box testing is a method of testing the software that tests internal structures or workings of an application. In white-box testing, an internal perspective of the system, as well as programming skills are used to design test cases. </w:t>
        </w:r>
      </w:ins>
    </w:p>
    <w:p w14:paraId="276FFDAC" w14:textId="77777777" w:rsidR="00C00900" w:rsidRPr="00744D96" w:rsidRDefault="00C00900" w:rsidP="00C00900">
      <w:pPr>
        <w:spacing w:line="360" w:lineRule="auto"/>
        <w:jc w:val="both"/>
        <w:rPr>
          <w:ins w:id="1437" w:author="Tanish Sugnani" w:date="2017-05-21T03:16:00Z"/>
          <w:rFonts w:ascii="Times New Roman" w:hAnsi="Times New Roman" w:cs="Times New Roman"/>
          <w:b/>
          <w:bCs/>
          <w:color w:val="000000" w:themeColor="text1"/>
          <w:sz w:val="24"/>
          <w:szCs w:val="24"/>
        </w:rPr>
      </w:pPr>
      <w:ins w:id="1438" w:author="Tanish Sugnani" w:date="2017-05-21T03:16:00Z">
        <w:r w:rsidRPr="00744D96">
          <w:rPr>
            <w:rFonts w:ascii="Times New Roman" w:hAnsi="Times New Roman" w:cs="Times New Roman"/>
            <w:sz w:val="24"/>
            <w:szCs w:val="24"/>
          </w:rPr>
          <w:t>White-box testing is one of the two biggest testing methodologies used today. It primarily has three advantages:</w:t>
        </w:r>
      </w:ins>
    </w:p>
    <w:p w14:paraId="0E63753F" w14:textId="77777777" w:rsidR="00C00900" w:rsidRPr="00744D96" w:rsidRDefault="00C00900" w:rsidP="00C00900">
      <w:pPr>
        <w:pStyle w:val="Default"/>
        <w:spacing w:after="304" w:line="360" w:lineRule="auto"/>
        <w:jc w:val="both"/>
        <w:rPr>
          <w:ins w:id="1439" w:author="Tanish Sugnani" w:date="2017-05-21T03:16:00Z"/>
        </w:rPr>
      </w:pPr>
      <w:ins w:id="1440" w:author="Tanish Sugnani" w:date="2017-05-21T03:16:00Z">
        <w:r w:rsidRPr="00744D96">
          <w:t xml:space="preserve">• Side effects of having the knowledge of the source code is beneficial to thorough testing. </w:t>
        </w:r>
      </w:ins>
    </w:p>
    <w:p w14:paraId="1895A97C" w14:textId="77777777" w:rsidR="00C00900" w:rsidRPr="00744D96" w:rsidRDefault="00C00900" w:rsidP="00C00900">
      <w:pPr>
        <w:pStyle w:val="Default"/>
        <w:spacing w:after="304" w:line="360" w:lineRule="auto"/>
        <w:jc w:val="both"/>
        <w:rPr>
          <w:ins w:id="1441" w:author="Tanish Sugnani" w:date="2017-05-21T03:16:00Z"/>
        </w:rPr>
      </w:pPr>
      <w:ins w:id="1442" w:author="Tanish Sugnani" w:date="2017-05-21T03:16:00Z">
        <w:r w:rsidRPr="00744D96">
          <w:t xml:space="preserve">• Optimization of code by revealing hidden errors and being able to remove these possible defects. </w:t>
        </w:r>
      </w:ins>
    </w:p>
    <w:p w14:paraId="4093CB58" w14:textId="77777777" w:rsidR="00C00900" w:rsidRDefault="00C00900" w:rsidP="00C00900">
      <w:pPr>
        <w:pStyle w:val="Default"/>
        <w:spacing w:after="304" w:line="360" w:lineRule="auto"/>
        <w:jc w:val="both"/>
        <w:rPr>
          <w:ins w:id="1443" w:author="Tanish Sugnani" w:date="2017-05-21T03:16:00Z"/>
          <w:sz w:val="23"/>
          <w:szCs w:val="23"/>
        </w:rPr>
        <w:pPrChange w:id="1444" w:author="Tanish Sugnani" w:date="2017-05-21T03:21:00Z">
          <w:pPr>
            <w:pStyle w:val="Default"/>
          </w:pPr>
        </w:pPrChange>
      </w:pPr>
      <w:ins w:id="1445" w:author="Tanish Sugnani" w:date="2017-05-21T03:16:00Z">
        <w:r>
          <w:rPr>
            <w:sz w:val="23"/>
            <w:szCs w:val="23"/>
          </w:rPr>
          <w:lastRenderedPageBreak/>
          <w:t xml:space="preserve">• Gives the programmer introspection because developers carefully describe any new implementation. </w:t>
        </w:r>
      </w:ins>
    </w:p>
    <w:p w14:paraId="00ECCBE2" w14:textId="77777777" w:rsidR="00C00900" w:rsidRDefault="00C00900" w:rsidP="00C00900">
      <w:pPr>
        <w:pStyle w:val="Default"/>
        <w:rPr>
          <w:ins w:id="1446" w:author="Tanish Sugnani" w:date="2017-05-21T03:16:00Z"/>
          <w:sz w:val="23"/>
          <w:szCs w:val="23"/>
        </w:rPr>
      </w:pPr>
    </w:p>
    <w:p w14:paraId="17565992" w14:textId="77777777" w:rsidR="00C00900" w:rsidRDefault="00C00900" w:rsidP="00C00900">
      <w:pPr>
        <w:pStyle w:val="Default"/>
        <w:rPr>
          <w:ins w:id="1447" w:author="Tanish Sugnani" w:date="2017-05-21T03:16:00Z"/>
          <w:sz w:val="23"/>
          <w:szCs w:val="23"/>
        </w:rPr>
      </w:pPr>
    </w:p>
    <w:p w14:paraId="66B6FFEB" w14:textId="4BF3AC1F" w:rsidR="00C00900" w:rsidRDefault="00C00900" w:rsidP="00C00900">
      <w:pPr>
        <w:pStyle w:val="Default"/>
        <w:rPr>
          <w:ins w:id="1448" w:author="Tanish Sugnani" w:date="2017-05-21T03:16:00Z"/>
          <w:b/>
          <w:bCs/>
          <w:sz w:val="28"/>
          <w:szCs w:val="28"/>
        </w:rPr>
      </w:pPr>
      <w:ins w:id="1449" w:author="Tanish Sugnani" w:date="2017-05-21T03:16:00Z">
        <w:r>
          <w:rPr>
            <w:b/>
            <w:bCs/>
            <w:sz w:val="28"/>
            <w:szCs w:val="28"/>
          </w:rPr>
          <w:t>6</w:t>
        </w:r>
        <w:r>
          <w:rPr>
            <w:b/>
            <w:bCs/>
            <w:sz w:val="28"/>
            <w:szCs w:val="28"/>
          </w:rPr>
          <w:t xml:space="preserve">.3.3 Performance Testing </w:t>
        </w:r>
      </w:ins>
    </w:p>
    <w:p w14:paraId="1584C376" w14:textId="77777777" w:rsidR="00C00900" w:rsidRDefault="00C00900" w:rsidP="00C00900">
      <w:pPr>
        <w:pStyle w:val="Default"/>
        <w:rPr>
          <w:ins w:id="1450" w:author="Tanish Sugnani" w:date="2017-05-21T03:16:00Z"/>
          <w:sz w:val="28"/>
          <w:szCs w:val="28"/>
        </w:rPr>
      </w:pPr>
    </w:p>
    <w:p w14:paraId="214B4303" w14:textId="77777777" w:rsidR="00C00900" w:rsidRPr="00744D96" w:rsidRDefault="00C00900" w:rsidP="00C00900">
      <w:pPr>
        <w:spacing w:line="360" w:lineRule="auto"/>
        <w:ind w:firstLine="720"/>
        <w:jc w:val="both"/>
        <w:rPr>
          <w:ins w:id="1451" w:author="Tanish Sugnani" w:date="2017-05-21T03:16:00Z"/>
          <w:rFonts w:ascii="Times New Roman" w:hAnsi="Times New Roman" w:cs="Times New Roman"/>
          <w:b/>
          <w:bCs/>
          <w:color w:val="000000" w:themeColor="text1"/>
          <w:sz w:val="28"/>
          <w:szCs w:val="28"/>
        </w:rPr>
      </w:pPr>
      <w:ins w:id="1452" w:author="Tanish Sugnani" w:date="2017-05-21T03:16:00Z">
        <w:r w:rsidRPr="00744D96">
          <w:rPr>
            <w:rFonts w:ascii="Times New Roman" w:hAnsi="Times New Roman" w:cs="Times New Roman"/>
            <w:sz w:val="24"/>
            <w:szCs w:val="24"/>
          </w:rPr>
          <w:t>Performance testing is performed to determine how a system performs in terms of responsiveness and stability under a particular workload. It can also serve to investigate, measure, validate or verify other quality attributes of the system, such as scalability, reliability and resource usage.</w:t>
        </w:r>
      </w:ins>
    </w:p>
    <w:p w14:paraId="5F5685F5" w14:textId="77777777" w:rsidR="00C00900" w:rsidRDefault="00C00900" w:rsidP="00C00900">
      <w:pPr>
        <w:pStyle w:val="Default"/>
        <w:rPr>
          <w:ins w:id="1453" w:author="Tanish Sugnani" w:date="2017-05-21T03:16:00Z"/>
        </w:rPr>
      </w:pPr>
    </w:p>
    <w:p w14:paraId="155DE6DE" w14:textId="63E4B984" w:rsidR="00C00900" w:rsidRDefault="00C00900" w:rsidP="00C00900">
      <w:pPr>
        <w:pStyle w:val="Default"/>
        <w:rPr>
          <w:ins w:id="1454" w:author="Tanish Sugnani" w:date="2017-05-21T03:16:00Z"/>
          <w:b/>
          <w:bCs/>
          <w:sz w:val="28"/>
          <w:szCs w:val="28"/>
        </w:rPr>
      </w:pPr>
      <w:ins w:id="1455" w:author="Tanish Sugnani" w:date="2017-05-21T03:16:00Z">
        <w:r>
          <w:rPr>
            <w:b/>
            <w:bCs/>
            <w:sz w:val="28"/>
            <w:szCs w:val="28"/>
          </w:rPr>
          <w:t>6</w:t>
        </w:r>
        <w:r>
          <w:rPr>
            <w:b/>
            <w:bCs/>
            <w:sz w:val="28"/>
            <w:szCs w:val="28"/>
          </w:rPr>
          <w:t xml:space="preserve">.3.4 Acceptance Testing </w:t>
        </w:r>
      </w:ins>
    </w:p>
    <w:p w14:paraId="4E6E847A" w14:textId="77777777" w:rsidR="00C00900" w:rsidRDefault="00C00900" w:rsidP="00C00900">
      <w:pPr>
        <w:pStyle w:val="Default"/>
        <w:rPr>
          <w:ins w:id="1456" w:author="Tanish Sugnani" w:date="2017-05-21T03:16:00Z"/>
          <w:sz w:val="28"/>
          <w:szCs w:val="28"/>
        </w:rPr>
      </w:pPr>
    </w:p>
    <w:p w14:paraId="00DD0E25" w14:textId="77777777" w:rsidR="00C00900" w:rsidRPr="00744D96" w:rsidRDefault="00C00900" w:rsidP="00C00900">
      <w:pPr>
        <w:spacing w:line="360" w:lineRule="auto"/>
        <w:ind w:firstLine="720"/>
        <w:jc w:val="both"/>
        <w:rPr>
          <w:ins w:id="1457" w:author="Tanish Sugnani" w:date="2017-05-21T03:16:00Z"/>
          <w:rFonts w:ascii="Times New Roman" w:hAnsi="Times New Roman" w:cs="Times New Roman"/>
          <w:b/>
          <w:bCs/>
          <w:color w:val="000000" w:themeColor="text1"/>
          <w:sz w:val="24"/>
          <w:szCs w:val="24"/>
        </w:rPr>
      </w:pPr>
      <w:ins w:id="1458" w:author="Tanish Sugnani" w:date="2017-05-21T03:16:00Z">
        <w:r w:rsidRPr="00744D96">
          <w:rPr>
            <w:rFonts w:ascii="Times New Roman" w:hAnsi="Times New Roman" w:cs="Times New Roman"/>
            <w:sz w:val="24"/>
            <w:szCs w:val="24"/>
          </w:rPr>
          <w:t>Acceptance testing is a test conducted to determine if the requirements of a specification or contract are met. The acceptance test suite is run against the supplied input data or using an acceptance test script to direct the testers. Then the results obtained are compared with the expected results. If there is a correct match for every case, the test suite is said to pass. The objective is to provide confidence that the delivered system meets the requirements. The acceptance phase may also act as the final quality gateway, where any quality defects not previously detected may be uncovered.</w:t>
        </w:r>
      </w:ins>
    </w:p>
    <w:p w14:paraId="3B746268" w14:textId="77777777" w:rsidR="00C00900" w:rsidRDefault="00C00900" w:rsidP="00C00900">
      <w:pPr>
        <w:pStyle w:val="Default"/>
        <w:rPr>
          <w:ins w:id="1459" w:author="Tanish Sugnani" w:date="2017-05-21T03:16:00Z"/>
        </w:rPr>
      </w:pPr>
    </w:p>
    <w:p w14:paraId="7AEFF5C3" w14:textId="20AB74B2" w:rsidR="00C00900" w:rsidRDefault="00C00900" w:rsidP="00C00900">
      <w:pPr>
        <w:pStyle w:val="Default"/>
        <w:rPr>
          <w:ins w:id="1460" w:author="Tanish Sugnani" w:date="2017-05-21T03:16:00Z"/>
          <w:b/>
          <w:bCs/>
          <w:sz w:val="28"/>
          <w:szCs w:val="28"/>
        </w:rPr>
      </w:pPr>
      <w:ins w:id="1461" w:author="Tanish Sugnani" w:date="2017-05-21T03:16:00Z">
        <w:r>
          <w:rPr>
            <w:b/>
            <w:bCs/>
            <w:sz w:val="28"/>
            <w:szCs w:val="28"/>
          </w:rPr>
          <w:t>6</w:t>
        </w:r>
        <w:r>
          <w:rPr>
            <w:b/>
            <w:bCs/>
            <w:sz w:val="28"/>
            <w:szCs w:val="28"/>
          </w:rPr>
          <w:t>.3.5 Regression Testing</w:t>
        </w:r>
      </w:ins>
    </w:p>
    <w:p w14:paraId="62B4382B" w14:textId="77777777" w:rsidR="00C00900" w:rsidRDefault="00C00900" w:rsidP="00C00900">
      <w:pPr>
        <w:pStyle w:val="Default"/>
        <w:rPr>
          <w:ins w:id="1462" w:author="Tanish Sugnani" w:date="2017-05-21T03:16:00Z"/>
          <w:sz w:val="28"/>
          <w:szCs w:val="28"/>
        </w:rPr>
      </w:pPr>
      <w:ins w:id="1463" w:author="Tanish Sugnani" w:date="2017-05-21T03:16:00Z">
        <w:r>
          <w:rPr>
            <w:b/>
            <w:bCs/>
            <w:sz w:val="28"/>
            <w:szCs w:val="28"/>
          </w:rPr>
          <w:t xml:space="preserve"> </w:t>
        </w:r>
      </w:ins>
    </w:p>
    <w:p w14:paraId="36DBAD0D" w14:textId="77777777" w:rsidR="00C00900" w:rsidRDefault="00C00900" w:rsidP="00C00900">
      <w:pPr>
        <w:spacing w:line="360" w:lineRule="auto"/>
        <w:ind w:firstLine="720"/>
        <w:jc w:val="both"/>
        <w:rPr>
          <w:ins w:id="1464" w:author="Tanish Sugnani" w:date="2017-05-21T03:16:00Z"/>
          <w:rFonts w:ascii="Times New Roman" w:hAnsi="Times New Roman" w:cs="Times New Roman"/>
          <w:sz w:val="24"/>
          <w:szCs w:val="24"/>
        </w:rPr>
      </w:pPr>
      <w:ins w:id="1465" w:author="Tanish Sugnani" w:date="2017-05-21T03:16:00Z">
        <w:r w:rsidRPr="006C67F9">
          <w:rPr>
            <w:rFonts w:ascii="Times New Roman" w:hAnsi="Times New Roman" w:cs="Times New Roman"/>
            <w:sz w:val="24"/>
            <w:szCs w:val="24"/>
          </w:rPr>
          <w:t xml:space="preserve">Regression testing is a type of software testing that seeks to uncover new software bugs, or </w:t>
        </w:r>
        <w:r w:rsidRPr="006C67F9">
          <w:rPr>
            <w:rFonts w:ascii="Times New Roman" w:hAnsi="Times New Roman" w:cs="Times New Roman"/>
            <w:b/>
            <w:bCs/>
            <w:sz w:val="24"/>
            <w:szCs w:val="24"/>
          </w:rPr>
          <w:t>regressions</w:t>
        </w:r>
        <w:r w:rsidRPr="006C67F9">
          <w:rPr>
            <w:rFonts w:ascii="Times New Roman" w:hAnsi="Times New Roman" w:cs="Times New Roman"/>
            <w:sz w:val="24"/>
            <w:szCs w:val="24"/>
          </w:rPr>
          <w:t>, in existing functional and non-functional areas of a system after changes such as enhancements, patches or configuration changes, have been made to them.</w:t>
        </w:r>
      </w:ins>
    </w:p>
    <w:p w14:paraId="248AA6FD" w14:textId="77777777" w:rsidR="00C00900" w:rsidRDefault="00C00900" w:rsidP="00C00900">
      <w:pPr>
        <w:pStyle w:val="Default"/>
        <w:spacing w:line="360" w:lineRule="auto"/>
        <w:ind w:firstLine="720"/>
        <w:jc w:val="both"/>
        <w:rPr>
          <w:ins w:id="1466" w:author="Tanish Sugnani" w:date="2017-05-21T03:16:00Z"/>
        </w:rPr>
      </w:pPr>
      <w:ins w:id="1467" w:author="Tanish Sugnani" w:date="2017-05-21T03:16:00Z">
        <w:r w:rsidRPr="006C67F9">
          <w:t xml:space="preserve">The intent of regression testing is to ensure that a change such as those mentioned above has not introduced new faults. One of the main reasons for regression testing is to determine whether a change in one part of the software affects other parts of the software. Common methods of regression testing include rerunning previously completed tests and checking whether program behaviour has changed and whether previously fixed faults have re-emerged. </w:t>
        </w:r>
      </w:ins>
    </w:p>
    <w:p w14:paraId="7634F486" w14:textId="77777777" w:rsidR="00C00900" w:rsidRPr="006C67F9" w:rsidRDefault="00C00900" w:rsidP="00C00900">
      <w:pPr>
        <w:pStyle w:val="Default"/>
        <w:spacing w:line="360" w:lineRule="auto"/>
        <w:jc w:val="both"/>
        <w:rPr>
          <w:ins w:id="1468" w:author="Tanish Sugnani" w:date="2017-05-21T03:16:00Z"/>
        </w:rPr>
      </w:pPr>
    </w:p>
    <w:p w14:paraId="6895B6DB" w14:textId="1A32501D" w:rsidR="00C00900" w:rsidRDefault="00C00900" w:rsidP="00C00900">
      <w:pPr>
        <w:pStyle w:val="Default"/>
        <w:rPr>
          <w:ins w:id="1469" w:author="Tanish Sugnani" w:date="2017-05-21T03:16:00Z"/>
          <w:sz w:val="28"/>
          <w:szCs w:val="28"/>
        </w:rPr>
      </w:pPr>
      <w:ins w:id="1470" w:author="Tanish Sugnani" w:date="2017-05-21T03:16:00Z">
        <w:r>
          <w:rPr>
            <w:b/>
            <w:bCs/>
            <w:sz w:val="28"/>
            <w:szCs w:val="28"/>
          </w:rPr>
          <w:lastRenderedPageBreak/>
          <w:t>6</w:t>
        </w:r>
        <w:r>
          <w:rPr>
            <w:b/>
            <w:bCs/>
            <w:sz w:val="28"/>
            <w:szCs w:val="28"/>
          </w:rPr>
          <w:t xml:space="preserve">.3.6 Alpha Testing </w:t>
        </w:r>
      </w:ins>
    </w:p>
    <w:p w14:paraId="5294EB44" w14:textId="77777777" w:rsidR="00C00900" w:rsidRDefault="00C00900" w:rsidP="00C00900">
      <w:pPr>
        <w:pStyle w:val="Default"/>
        <w:rPr>
          <w:ins w:id="1471" w:author="Tanish Sugnani" w:date="2017-05-21T03:16:00Z"/>
          <w:sz w:val="28"/>
          <w:szCs w:val="28"/>
        </w:rPr>
      </w:pPr>
    </w:p>
    <w:p w14:paraId="36126546" w14:textId="77777777" w:rsidR="00C00900" w:rsidRPr="006C67F9" w:rsidRDefault="00C00900" w:rsidP="00C00900">
      <w:pPr>
        <w:spacing w:line="360" w:lineRule="auto"/>
        <w:ind w:firstLine="720"/>
        <w:jc w:val="both"/>
        <w:rPr>
          <w:ins w:id="1472" w:author="Tanish Sugnani" w:date="2017-05-21T03:16:00Z"/>
          <w:rFonts w:ascii="Times New Roman" w:hAnsi="Times New Roman" w:cs="Times New Roman"/>
          <w:b/>
          <w:bCs/>
          <w:color w:val="000000" w:themeColor="text1"/>
          <w:sz w:val="24"/>
          <w:szCs w:val="24"/>
        </w:rPr>
      </w:pPr>
      <w:ins w:id="1473" w:author="Tanish Sugnani" w:date="2017-05-21T03:16:00Z">
        <w:r w:rsidRPr="006C67F9">
          <w:rPr>
            <w:rFonts w:ascii="Times New Roman" w:hAnsi="Times New Roman" w:cs="Times New Roman"/>
            <w:sz w:val="24"/>
            <w:szCs w:val="24"/>
          </w:rPr>
          <w:t>Alpha testing is simulated or actual operational testing by potential users/customers or an independent test team. Alpha testing is often employed for off-the-shelf software as a form of internal acceptance testing, before the software goes to beta testing.</w:t>
        </w:r>
      </w:ins>
    </w:p>
    <w:p w14:paraId="7AC3F289" w14:textId="77777777" w:rsidR="00C00900" w:rsidRDefault="00C00900" w:rsidP="00C00900">
      <w:pPr>
        <w:pStyle w:val="Default"/>
        <w:rPr>
          <w:ins w:id="1474" w:author="Tanish Sugnani" w:date="2017-05-21T03:16:00Z"/>
        </w:rPr>
      </w:pPr>
    </w:p>
    <w:p w14:paraId="4A3C763E" w14:textId="5DC87A12" w:rsidR="00C00900" w:rsidRDefault="00C00900" w:rsidP="00C00900">
      <w:pPr>
        <w:pStyle w:val="Default"/>
        <w:rPr>
          <w:ins w:id="1475" w:author="Tanish Sugnani" w:date="2017-05-21T03:16:00Z"/>
          <w:b/>
          <w:bCs/>
          <w:sz w:val="28"/>
          <w:szCs w:val="28"/>
        </w:rPr>
      </w:pPr>
      <w:ins w:id="1476" w:author="Tanish Sugnani" w:date="2017-05-21T03:16:00Z">
        <w:r>
          <w:rPr>
            <w:b/>
            <w:bCs/>
            <w:sz w:val="28"/>
            <w:szCs w:val="28"/>
          </w:rPr>
          <w:t>6</w:t>
        </w:r>
        <w:r>
          <w:rPr>
            <w:b/>
            <w:bCs/>
            <w:sz w:val="28"/>
            <w:szCs w:val="28"/>
          </w:rPr>
          <w:t xml:space="preserve">.3.7 Beta Testing </w:t>
        </w:r>
      </w:ins>
    </w:p>
    <w:p w14:paraId="0C9107C3" w14:textId="77777777" w:rsidR="00C00900" w:rsidRDefault="00C00900" w:rsidP="00C00900">
      <w:pPr>
        <w:pStyle w:val="Default"/>
        <w:rPr>
          <w:ins w:id="1477" w:author="Tanish Sugnani" w:date="2017-05-21T03:16:00Z"/>
          <w:sz w:val="28"/>
          <w:szCs w:val="28"/>
        </w:rPr>
      </w:pPr>
    </w:p>
    <w:p w14:paraId="32E37226" w14:textId="77777777" w:rsidR="00C00900" w:rsidRPr="00A11F8E" w:rsidRDefault="00C00900" w:rsidP="00C00900">
      <w:pPr>
        <w:spacing w:line="360" w:lineRule="auto"/>
        <w:ind w:firstLine="720"/>
        <w:jc w:val="both"/>
        <w:rPr>
          <w:ins w:id="1478" w:author="Tanish Sugnani" w:date="2017-05-21T03:16:00Z"/>
          <w:rFonts w:ascii="Times New Roman" w:hAnsi="Times New Roman" w:cs="Times New Roman"/>
          <w:b/>
          <w:bCs/>
          <w:color w:val="000000" w:themeColor="text1"/>
          <w:sz w:val="24"/>
          <w:szCs w:val="24"/>
        </w:rPr>
      </w:pPr>
      <w:ins w:id="1479" w:author="Tanish Sugnani" w:date="2017-05-21T03:16:00Z">
        <w:r w:rsidRPr="006C67F9">
          <w:rPr>
            <w:rFonts w:ascii="Times New Roman" w:hAnsi="Times New Roman" w:cs="Times New Roman"/>
            <w:sz w:val="24"/>
            <w:szCs w:val="24"/>
          </w:rPr>
          <w:t>Beta testing comes after alpha testing and can be considered as a form of external user acceptance testing. Versions of the software, known as beta versions, are released to groups of people so that further testing can ensure the product has few faults or bugs.</w:t>
        </w:r>
      </w:ins>
    </w:p>
    <w:p w14:paraId="365E3598" w14:textId="77777777" w:rsidR="00664178" w:rsidRPr="00664178" w:rsidRDefault="00664178" w:rsidP="00664178">
      <w:pPr>
        <w:spacing w:line="360" w:lineRule="auto"/>
        <w:rPr>
          <w:ins w:id="1480" w:author="Tanish Sugnani" w:date="2017-05-21T03:09:00Z"/>
          <w:rFonts w:ascii="Times New Roman" w:hAnsi="Times New Roman" w:cs="Times New Roman"/>
          <w:bCs/>
          <w:color w:val="000000" w:themeColor="text1"/>
          <w:sz w:val="24"/>
          <w:szCs w:val="24"/>
          <w:rPrChange w:id="1481" w:author="Tanish Sugnani" w:date="2017-05-21T03:12:00Z">
            <w:rPr>
              <w:ins w:id="1482" w:author="Tanish Sugnani" w:date="2017-05-21T03:09:00Z"/>
              <w:rFonts w:ascii="Times New Roman" w:hAnsi="Times New Roman" w:cs="Times New Roman"/>
              <w:b/>
              <w:bCs/>
              <w:color w:val="000000" w:themeColor="text1"/>
              <w:sz w:val="36"/>
              <w:szCs w:val="36"/>
            </w:rPr>
          </w:rPrChange>
        </w:rPr>
        <w:pPrChange w:id="1483" w:author="Tanish Sugnani" w:date="2017-05-21T03:12:00Z">
          <w:pPr>
            <w:spacing w:line="360" w:lineRule="auto"/>
          </w:pPr>
        </w:pPrChange>
      </w:pPr>
    </w:p>
    <w:p w14:paraId="4002BE57" w14:textId="77777777" w:rsidR="00664178" w:rsidRDefault="00664178">
      <w:pPr>
        <w:rPr>
          <w:ins w:id="1484" w:author="Tanish Sugnani" w:date="2017-05-21T03:09:00Z"/>
          <w:rFonts w:ascii="Times New Roman" w:hAnsi="Times New Roman" w:cs="Times New Roman"/>
          <w:b/>
          <w:bCs/>
          <w:color w:val="000000" w:themeColor="text1"/>
          <w:sz w:val="36"/>
          <w:szCs w:val="36"/>
        </w:rPr>
      </w:pPr>
      <w:ins w:id="1485" w:author="Tanish Sugnani" w:date="2017-05-21T03:09:00Z">
        <w:r>
          <w:rPr>
            <w:rFonts w:ascii="Times New Roman" w:hAnsi="Times New Roman" w:cs="Times New Roman"/>
            <w:b/>
            <w:bCs/>
            <w:color w:val="000000" w:themeColor="text1"/>
            <w:sz w:val="36"/>
            <w:szCs w:val="36"/>
          </w:rPr>
          <w:br w:type="page"/>
        </w:r>
      </w:ins>
    </w:p>
    <w:p w14:paraId="7B85CAE7" w14:textId="78814865" w:rsidR="00346B48" w:rsidRDefault="00346B48">
      <w:pPr>
        <w:spacing w:line="360" w:lineRule="auto"/>
        <w:rPr>
          <w:ins w:id="1486" w:author="Tanish Sugnani" w:date="2017-05-20T21:31:00Z"/>
          <w:rFonts w:ascii="Times New Roman" w:hAnsi="Times New Roman" w:cs="Times New Roman"/>
          <w:b/>
          <w:bCs/>
          <w:color w:val="000000" w:themeColor="text1"/>
          <w:sz w:val="36"/>
          <w:szCs w:val="36"/>
        </w:rPr>
        <w:pPrChange w:id="1487" w:author="Tanish Sugnani" w:date="2017-05-20T21:31:00Z">
          <w:pPr>
            <w:spacing w:line="360" w:lineRule="auto"/>
            <w:jc w:val="center"/>
          </w:pPr>
        </w:pPrChange>
      </w:pPr>
      <w:ins w:id="1488" w:author="Tanish Sugnani" w:date="2017-05-16T17:15:00Z">
        <w:r>
          <w:rPr>
            <w:rFonts w:ascii="Times New Roman" w:hAnsi="Times New Roman" w:cs="Times New Roman"/>
            <w:b/>
            <w:bCs/>
            <w:color w:val="000000" w:themeColor="text1"/>
            <w:sz w:val="36"/>
            <w:szCs w:val="36"/>
          </w:rPr>
          <w:lastRenderedPageBreak/>
          <w:t>Chap</w:t>
        </w:r>
      </w:ins>
      <w:ins w:id="1489" w:author="Tanish Sugnani" w:date="2017-05-20T21:31:00Z">
        <w:r>
          <w:rPr>
            <w:rFonts w:ascii="Times New Roman" w:hAnsi="Times New Roman" w:cs="Times New Roman"/>
            <w:b/>
            <w:bCs/>
            <w:color w:val="000000" w:themeColor="text1"/>
            <w:sz w:val="36"/>
            <w:szCs w:val="36"/>
          </w:rPr>
          <w:t xml:space="preserve">ter </w:t>
        </w:r>
      </w:ins>
      <w:ins w:id="1490" w:author="Tanish Sugnani" w:date="2017-05-21T03:00:00Z">
        <w:r w:rsidR="00664178">
          <w:rPr>
            <w:rFonts w:ascii="Times New Roman" w:hAnsi="Times New Roman" w:cs="Times New Roman"/>
            <w:b/>
            <w:bCs/>
            <w:color w:val="000000" w:themeColor="text1"/>
            <w:sz w:val="36"/>
            <w:szCs w:val="36"/>
          </w:rPr>
          <w:t>7</w:t>
        </w:r>
      </w:ins>
      <w:moveToRangeStart w:id="1491" w:author="Tanish Sugnani" w:date="2017-05-16T16:14:00Z" w:name="move482714620"/>
      <w:moveTo w:id="1492" w:author="Tanish Sugnani" w:date="2017-05-16T16:14:00Z">
        <w:del w:id="1493" w:author="Tanish Sugnani" w:date="2017-05-20T21:31:00Z">
          <w:r w:rsidR="002D64EF" w:rsidDel="00346B48">
            <w:rPr>
              <w:rFonts w:ascii="Times New Roman" w:hAnsi="Times New Roman" w:cs="Times New Roman"/>
              <w:b/>
              <w:bCs/>
              <w:color w:val="000000" w:themeColor="text1"/>
              <w:sz w:val="36"/>
              <w:szCs w:val="36"/>
            </w:rPr>
            <w:delText>6</w:delText>
          </w:r>
        </w:del>
        <w:del w:id="1494" w:author="Tanish Sugnani" w:date="2017-05-16T17:15:00Z">
          <w:r w:rsidR="002D64EF" w:rsidRPr="0029142D" w:rsidDel="00827EB6">
            <w:rPr>
              <w:rFonts w:ascii="Times New Roman" w:hAnsi="Times New Roman" w:cs="Times New Roman"/>
              <w:b/>
              <w:bCs/>
              <w:color w:val="000000" w:themeColor="text1"/>
              <w:sz w:val="36"/>
              <w:szCs w:val="36"/>
            </w:rPr>
            <w:delText>.</w:delText>
          </w:r>
        </w:del>
        <w:r w:rsidR="002D64EF">
          <w:rPr>
            <w:rFonts w:ascii="Times New Roman" w:hAnsi="Times New Roman" w:cs="Times New Roman"/>
            <w:b/>
            <w:bCs/>
            <w:color w:val="000000" w:themeColor="text1"/>
            <w:sz w:val="36"/>
            <w:szCs w:val="36"/>
          </w:rPr>
          <w:t xml:space="preserve"> </w:t>
        </w:r>
        <w:r w:rsidR="002D64EF" w:rsidRPr="0029142D">
          <w:rPr>
            <w:rFonts w:ascii="Times New Roman" w:hAnsi="Times New Roman" w:cs="Times New Roman"/>
            <w:b/>
            <w:bCs/>
            <w:color w:val="000000" w:themeColor="text1"/>
            <w:sz w:val="36"/>
            <w:szCs w:val="36"/>
          </w:rPr>
          <w:t xml:space="preserve"> </w:t>
        </w:r>
      </w:moveTo>
    </w:p>
    <w:p w14:paraId="7E8643F5" w14:textId="56C5F22F" w:rsidR="002D64EF" w:rsidRDefault="002D64EF">
      <w:pPr>
        <w:spacing w:line="360" w:lineRule="auto"/>
        <w:jc w:val="center"/>
        <w:rPr>
          <w:rFonts w:asciiTheme="majorBidi" w:hAnsiTheme="majorBidi" w:cstheme="majorBidi"/>
          <w:noProof/>
          <w:color w:val="000000" w:themeColor="text1"/>
          <w:sz w:val="24"/>
          <w:szCs w:val="24"/>
          <w:lang w:val="en-US"/>
        </w:rPr>
      </w:pPr>
      <w:moveTo w:id="1495" w:author="Tanish Sugnani" w:date="2017-05-16T16:14:00Z">
        <w:r>
          <w:rPr>
            <w:rFonts w:ascii="Times New Roman" w:hAnsi="Times New Roman" w:cs="Times New Roman"/>
            <w:b/>
            <w:bCs/>
            <w:color w:val="000000" w:themeColor="text1"/>
            <w:sz w:val="36"/>
            <w:szCs w:val="36"/>
          </w:rPr>
          <w:t>EXPERIMENT</w:t>
        </w:r>
      </w:moveTo>
      <w:ins w:id="1496" w:author="Tanish Sugnani" w:date="2017-05-20T12:19:00Z">
        <w:r w:rsidR="00486E87">
          <w:rPr>
            <w:rFonts w:ascii="Times New Roman" w:hAnsi="Times New Roman" w:cs="Times New Roman"/>
            <w:b/>
            <w:bCs/>
            <w:color w:val="000000" w:themeColor="text1"/>
            <w:sz w:val="36"/>
            <w:szCs w:val="36"/>
          </w:rPr>
          <w:t>S</w:t>
        </w:r>
      </w:ins>
      <w:moveTo w:id="1497" w:author="Tanish Sugnani" w:date="2017-05-16T16:14:00Z">
        <w:r>
          <w:rPr>
            <w:rFonts w:ascii="Times New Roman" w:hAnsi="Times New Roman" w:cs="Times New Roman"/>
            <w:b/>
            <w:bCs/>
            <w:color w:val="000000" w:themeColor="text1"/>
            <w:sz w:val="36"/>
            <w:szCs w:val="36"/>
          </w:rPr>
          <w:t xml:space="preserve"> AND RESULTS</w:t>
        </w:r>
      </w:moveTo>
    </w:p>
    <w:moveToRangeEnd w:id="1491"/>
    <w:p w14:paraId="59D3421D" w14:textId="33B38EC5" w:rsidR="002D64EF" w:rsidRPr="0094510E" w:rsidRDefault="002D64EF" w:rsidP="002D64EF">
      <w:pPr>
        <w:spacing w:line="360" w:lineRule="auto"/>
        <w:jc w:val="both"/>
        <w:rPr>
          <w:ins w:id="1498" w:author="Tanish Sugnani" w:date="2017-05-16T16:14:00Z"/>
          <w:rFonts w:asciiTheme="majorBidi" w:hAnsiTheme="majorBidi" w:cstheme="majorBidi"/>
          <w:noProof/>
          <w:color w:val="000000" w:themeColor="text1"/>
          <w:sz w:val="24"/>
          <w:szCs w:val="24"/>
          <w:lang w:val="en-US"/>
        </w:rPr>
      </w:pPr>
      <w:ins w:id="1499" w:author="Tanish Sugnani" w:date="2017-05-16T16:14:00Z">
        <w:r w:rsidRPr="0094510E">
          <w:rPr>
            <w:rFonts w:asciiTheme="majorBidi" w:hAnsiTheme="majorBidi" w:cstheme="majorBidi"/>
            <w:noProof/>
            <w:color w:val="000000" w:themeColor="text1"/>
            <w:sz w:val="24"/>
            <w:szCs w:val="24"/>
            <w:lang w:val="en-US"/>
          </w:rPr>
          <w:t>We selecte</w:t>
        </w:r>
        <w:r>
          <w:rPr>
            <w:rFonts w:asciiTheme="majorBidi" w:hAnsiTheme="majorBidi" w:cstheme="majorBidi"/>
            <w:noProof/>
            <w:color w:val="000000" w:themeColor="text1"/>
            <w:sz w:val="24"/>
            <w:szCs w:val="24"/>
            <w:lang w:val="en-US"/>
          </w:rPr>
          <w:t>d few of the standard v</w:t>
        </w:r>
        <w:r w:rsidRPr="0094510E">
          <w:rPr>
            <w:rFonts w:asciiTheme="majorBidi" w:hAnsiTheme="majorBidi" w:cstheme="majorBidi"/>
            <w:noProof/>
            <w:color w:val="000000" w:themeColor="text1"/>
            <w:sz w:val="24"/>
            <w:szCs w:val="24"/>
            <w:lang w:val="en-US"/>
          </w:rPr>
          <w:t>isible and IR images which are, "meting012","Road","T1" are selected from "  " to assess the performance of the proposed method. We considered o</w:t>
        </w:r>
        <w:r>
          <w:rPr>
            <w:rFonts w:asciiTheme="majorBidi" w:hAnsiTheme="majorBidi" w:cstheme="majorBidi"/>
            <w:noProof/>
            <w:color w:val="000000" w:themeColor="text1"/>
            <w:sz w:val="24"/>
            <w:szCs w:val="24"/>
            <w:lang w:val="en-US"/>
          </w:rPr>
          <w:t>ther two existing methods Stationary Wavelet T</w:t>
        </w:r>
        <w:r w:rsidRPr="0094510E">
          <w:rPr>
            <w:rFonts w:asciiTheme="majorBidi" w:hAnsiTheme="majorBidi" w:cstheme="majorBidi"/>
            <w:noProof/>
            <w:color w:val="000000" w:themeColor="text1"/>
            <w:sz w:val="24"/>
            <w:szCs w:val="24"/>
            <w:lang w:val="en-US"/>
          </w:rPr>
          <w:t>ranform</w:t>
        </w:r>
        <w:r>
          <w:rPr>
            <w:rFonts w:asciiTheme="majorBidi" w:hAnsiTheme="majorBidi" w:cstheme="majorBidi"/>
            <w:noProof/>
            <w:color w:val="000000" w:themeColor="text1"/>
            <w:sz w:val="24"/>
            <w:szCs w:val="24"/>
            <w:lang w:val="en-US"/>
          </w:rPr>
          <w:t xml:space="preserve"> (SWT) and Pulse-Coupled Neural Network (</w:t>
        </w:r>
        <w:r w:rsidRPr="0094510E">
          <w:rPr>
            <w:rFonts w:asciiTheme="majorBidi" w:hAnsiTheme="majorBidi" w:cstheme="majorBidi"/>
            <w:noProof/>
            <w:color w:val="000000" w:themeColor="text1"/>
            <w:sz w:val="24"/>
            <w:szCs w:val="24"/>
            <w:lang w:val="en-US"/>
          </w:rPr>
          <w:t>PCNN</w:t>
        </w:r>
        <w:r>
          <w:rPr>
            <w:rFonts w:asciiTheme="majorBidi" w:hAnsiTheme="majorBidi" w:cstheme="majorBidi"/>
            <w:noProof/>
            <w:color w:val="000000" w:themeColor="text1"/>
            <w:sz w:val="24"/>
            <w:szCs w:val="24"/>
            <w:lang w:val="en-US"/>
          </w:rPr>
          <w:t>)</w:t>
        </w:r>
        <w:r w:rsidRPr="0094510E">
          <w:rPr>
            <w:rFonts w:asciiTheme="majorBidi" w:hAnsiTheme="majorBidi" w:cstheme="majorBidi"/>
            <w:noProof/>
            <w:color w:val="000000" w:themeColor="text1"/>
            <w:sz w:val="24"/>
            <w:szCs w:val="24"/>
            <w:lang w:val="en-US"/>
          </w:rPr>
          <w:t xml:space="preserve"> to compare the performance cor</w:t>
        </w:r>
        <w:r>
          <w:rPr>
            <w:rFonts w:asciiTheme="majorBidi" w:hAnsiTheme="majorBidi" w:cstheme="majorBidi"/>
            <w:noProof/>
            <w:color w:val="000000" w:themeColor="text1"/>
            <w:sz w:val="24"/>
            <w:szCs w:val="24"/>
            <w:lang w:val="en-US"/>
          </w:rPr>
          <w:t>r</w:t>
        </w:r>
        <w:r w:rsidRPr="0094510E">
          <w:rPr>
            <w:rFonts w:asciiTheme="majorBidi" w:hAnsiTheme="majorBidi" w:cstheme="majorBidi"/>
            <w:noProof/>
            <w:color w:val="000000" w:themeColor="text1"/>
            <w:sz w:val="24"/>
            <w:szCs w:val="24"/>
            <w:lang w:val="en-US"/>
          </w:rPr>
          <w:t>espond</w:t>
        </w:r>
        <w:r>
          <w:rPr>
            <w:rFonts w:asciiTheme="majorBidi" w:hAnsiTheme="majorBidi" w:cstheme="majorBidi"/>
            <w:noProof/>
            <w:color w:val="000000" w:themeColor="text1"/>
            <w:sz w:val="24"/>
            <w:szCs w:val="24"/>
            <w:lang w:val="en-US"/>
          </w:rPr>
          <w:t>ing</w:t>
        </w:r>
        <w:r w:rsidRPr="0094510E">
          <w:rPr>
            <w:rFonts w:asciiTheme="majorBidi" w:hAnsiTheme="majorBidi" w:cstheme="majorBidi"/>
            <w:noProof/>
            <w:color w:val="000000" w:themeColor="text1"/>
            <w:sz w:val="24"/>
            <w:szCs w:val="24"/>
            <w:lang w:val="en-US"/>
          </w:rPr>
          <w:t xml:space="preserve"> to the proposed hybrid MSD method. </w:t>
        </w:r>
      </w:ins>
    </w:p>
    <w:p w14:paraId="189C2AE1" w14:textId="77777777" w:rsidR="002D64EF" w:rsidRPr="0094510E" w:rsidRDefault="002D64EF" w:rsidP="002D64EF">
      <w:pPr>
        <w:spacing w:line="360" w:lineRule="auto"/>
        <w:jc w:val="both"/>
        <w:rPr>
          <w:ins w:id="1500" w:author="Tanish Sugnani" w:date="2017-05-16T16:14:00Z"/>
          <w:rFonts w:asciiTheme="majorBidi" w:hAnsiTheme="majorBidi" w:cstheme="majorBidi"/>
          <w:noProof/>
          <w:color w:val="000000" w:themeColor="text1"/>
          <w:sz w:val="24"/>
          <w:szCs w:val="24"/>
          <w:lang w:val="en-US"/>
        </w:rPr>
      </w:pPr>
      <w:ins w:id="1501" w:author="Tanish Sugnani" w:date="2017-05-16T16:14:00Z">
        <w:r w:rsidRPr="0094510E">
          <w:rPr>
            <w:rFonts w:asciiTheme="majorBidi" w:hAnsiTheme="majorBidi" w:cstheme="majorBidi"/>
            <w:noProof/>
            <w:color w:val="000000" w:themeColor="text1"/>
            <w:sz w:val="24"/>
            <w:szCs w:val="24"/>
            <w:lang w:val="en-US"/>
          </w:rPr>
          <w:t xml:space="preserve">The proposed method is compared with the existing methods by </w:t>
        </w:r>
      </w:ins>
    </w:p>
    <w:p w14:paraId="36ED7010" w14:textId="181547F2" w:rsidR="006355AB" w:rsidRPr="00231D3A" w:rsidRDefault="00231D3A" w:rsidP="002D64EF">
      <w:pPr>
        <w:spacing w:line="360" w:lineRule="auto"/>
        <w:jc w:val="both"/>
        <w:rPr>
          <w:ins w:id="1502" w:author="Tanish Sugnani" w:date="2017-05-16T17:51:00Z"/>
          <w:rFonts w:asciiTheme="majorBidi" w:hAnsiTheme="majorBidi" w:cstheme="majorBidi"/>
          <w:b/>
          <w:noProof/>
          <w:color w:val="000000" w:themeColor="text1"/>
          <w:sz w:val="32"/>
          <w:szCs w:val="24"/>
          <w:lang w:val="en-US"/>
          <w:rPrChange w:id="1503" w:author="Tanish Sugnani" w:date="2017-05-21T03:47:00Z">
            <w:rPr>
              <w:ins w:id="1504" w:author="Tanish Sugnani" w:date="2017-05-16T17:51:00Z"/>
              <w:rFonts w:asciiTheme="majorBidi" w:hAnsiTheme="majorBidi" w:cstheme="majorBidi"/>
              <w:noProof/>
              <w:color w:val="000000" w:themeColor="text1"/>
              <w:sz w:val="24"/>
              <w:szCs w:val="24"/>
              <w:lang w:val="en-US"/>
            </w:rPr>
          </w:rPrChange>
        </w:rPr>
      </w:pPr>
      <w:ins w:id="1505" w:author="Tanish Sugnani" w:date="2017-05-21T03:47:00Z">
        <w:r>
          <w:rPr>
            <w:rFonts w:asciiTheme="majorBidi" w:hAnsiTheme="majorBidi" w:cstheme="majorBidi"/>
            <w:b/>
            <w:noProof/>
            <w:color w:val="000000" w:themeColor="text1"/>
            <w:sz w:val="32"/>
            <w:szCs w:val="24"/>
            <w:lang w:val="en-US"/>
          </w:rPr>
          <w:t>7.</w:t>
        </w:r>
      </w:ins>
      <w:ins w:id="1506" w:author="Tanish Sugnani" w:date="2017-05-16T16:14:00Z">
        <w:r>
          <w:rPr>
            <w:rFonts w:asciiTheme="majorBidi" w:hAnsiTheme="majorBidi" w:cstheme="majorBidi"/>
            <w:b/>
            <w:noProof/>
            <w:color w:val="000000" w:themeColor="text1"/>
            <w:sz w:val="32"/>
            <w:szCs w:val="24"/>
            <w:lang w:val="en-US"/>
            <w:rPrChange w:id="1507" w:author="Tanish Sugnani" w:date="2017-05-21T03:47:00Z">
              <w:rPr>
                <w:rFonts w:asciiTheme="majorBidi" w:hAnsiTheme="majorBidi" w:cstheme="majorBidi"/>
                <w:b/>
                <w:noProof/>
                <w:color w:val="000000" w:themeColor="text1"/>
                <w:sz w:val="32"/>
                <w:szCs w:val="24"/>
                <w:lang w:val="en-US"/>
              </w:rPr>
            </w:rPrChange>
          </w:rPr>
          <w:t>1</w:t>
        </w:r>
        <w:r w:rsidR="002D64EF" w:rsidRPr="00231D3A">
          <w:rPr>
            <w:rFonts w:asciiTheme="majorBidi" w:hAnsiTheme="majorBidi" w:cstheme="majorBidi"/>
            <w:b/>
            <w:noProof/>
            <w:color w:val="000000" w:themeColor="text1"/>
            <w:sz w:val="32"/>
            <w:szCs w:val="24"/>
            <w:lang w:val="en-US"/>
            <w:rPrChange w:id="1508" w:author="Tanish Sugnani" w:date="2017-05-21T03:47:00Z">
              <w:rPr>
                <w:rFonts w:asciiTheme="majorBidi" w:hAnsiTheme="majorBidi" w:cstheme="majorBidi"/>
                <w:noProof/>
                <w:color w:val="000000" w:themeColor="text1"/>
                <w:sz w:val="24"/>
                <w:szCs w:val="24"/>
                <w:lang w:val="en-US"/>
              </w:rPr>
            </w:rPrChange>
          </w:rPr>
          <w:t xml:space="preserve"> Subjective performance evaluation</w:t>
        </w:r>
      </w:ins>
      <w:ins w:id="1509" w:author="Tanish Sugnani" w:date="2017-05-16T17:51:00Z">
        <w:r w:rsidR="006355AB" w:rsidRPr="00231D3A">
          <w:rPr>
            <w:rFonts w:asciiTheme="majorBidi" w:hAnsiTheme="majorBidi" w:cstheme="majorBidi"/>
            <w:b/>
            <w:noProof/>
            <w:color w:val="000000" w:themeColor="text1"/>
            <w:sz w:val="32"/>
            <w:szCs w:val="24"/>
            <w:lang w:val="en-US"/>
            <w:rPrChange w:id="1510" w:author="Tanish Sugnani" w:date="2017-05-21T03:47:00Z">
              <w:rPr>
                <w:rFonts w:asciiTheme="majorBidi" w:hAnsiTheme="majorBidi" w:cstheme="majorBidi"/>
                <w:noProof/>
                <w:color w:val="000000" w:themeColor="text1"/>
                <w:sz w:val="24"/>
                <w:szCs w:val="24"/>
                <w:lang w:val="en-US"/>
              </w:rPr>
            </w:rPrChange>
          </w:rPr>
          <w:t>:</w:t>
        </w:r>
      </w:ins>
    </w:p>
    <w:p w14:paraId="09DD8DE9" w14:textId="0399ED93" w:rsidR="006355AB" w:rsidRPr="006355AB" w:rsidRDefault="006355AB" w:rsidP="00231D3A">
      <w:pPr>
        <w:spacing w:line="360" w:lineRule="auto"/>
        <w:jc w:val="both"/>
        <w:rPr>
          <w:ins w:id="1511" w:author="Tanish Sugnani" w:date="2017-05-16T17:51:00Z"/>
          <w:rFonts w:asciiTheme="majorBidi" w:hAnsiTheme="majorBidi" w:cstheme="majorBidi"/>
          <w:noProof/>
          <w:color w:val="000000" w:themeColor="text1"/>
          <w:sz w:val="24"/>
          <w:szCs w:val="24"/>
          <w:lang w:val="en-US"/>
        </w:rPr>
        <w:pPrChange w:id="1512" w:author="Tanish Sugnani" w:date="2017-05-21T03:48:00Z">
          <w:pPr>
            <w:spacing w:line="360" w:lineRule="auto"/>
            <w:jc w:val="both"/>
          </w:pPr>
        </w:pPrChange>
      </w:pPr>
      <w:ins w:id="1513" w:author="Tanish Sugnani" w:date="2017-05-16T17:51:00Z">
        <w:r w:rsidRPr="006355AB">
          <w:rPr>
            <w:rFonts w:asciiTheme="majorBidi" w:hAnsiTheme="majorBidi" w:cstheme="majorBidi"/>
            <w:noProof/>
            <w:color w:val="000000" w:themeColor="text1"/>
            <w:sz w:val="24"/>
            <w:szCs w:val="24"/>
            <w:lang w:val="en-US"/>
          </w:rPr>
          <w:t>The most reliable method for assessing the quality of images is through subjective</w:t>
        </w:r>
      </w:ins>
      <w:ins w:id="1514" w:author="Tanish Sugnani" w:date="2017-05-16T17:52:00Z">
        <w:r w:rsidR="000D2A95">
          <w:rPr>
            <w:rFonts w:asciiTheme="majorBidi" w:hAnsiTheme="majorBidi" w:cstheme="majorBidi"/>
            <w:noProof/>
            <w:color w:val="000000" w:themeColor="text1"/>
            <w:sz w:val="24"/>
            <w:szCs w:val="24"/>
            <w:lang w:val="en-US"/>
          </w:rPr>
          <w:t xml:space="preserve"> </w:t>
        </w:r>
      </w:ins>
      <w:ins w:id="1515" w:author="Tanish Sugnani" w:date="2017-05-16T17:51:00Z">
        <w:r w:rsidRPr="006355AB">
          <w:rPr>
            <w:rFonts w:asciiTheme="majorBidi" w:hAnsiTheme="majorBidi" w:cstheme="majorBidi"/>
            <w:noProof/>
            <w:color w:val="000000" w:themeColor="text1"/>
            <w:sz w:val="24"/>
            <w:szCs w:val="24"/>
            <w:lang w:val="en-US"/>
          </w:rPr>
          <w:t xml:space="preserve">testing. In subjective testing a group of people </w:t>
        </w:r>
        <w:r w:rsidR="000D2A95">
          <w:rPr>
            <w:rFonts w:asciiTheme="majorBidi" w:hAnsiTheme="majorBidi" w:cstheme="majorBidi"/>
            <w:noProof/>
            <w:color w:val="000000" w:themeColor="text1"/>
            <w:sz w:val="24"/>
            <w:szCs w:val="24"/>
            <w:lang w:val="en-US"/>
          </w:rPr>
          <w:t>are asked to give their opinion</w:t>
        </w:r>
      </w:ins>
      <w:ins w:id="1516" w:author="Tanish Sugnani" w:date="2017-05-16T17:52:00Z">
        <w:r w:rsidR="000D2A95">
          <w:rPr>
            <w:rFonts w:asciiTheme="majorBidi" w:hAnsiTheme="majorBidi" w:cstheme="majorBidi"/>
            <w:noProof/>
            <w:color w:val="000000" w:themeColor="text1"/>
            <w:sz w:val="24"/>
            <w:szCs w:val="24"/>
            <w:lang w:val="en-US"/>
          </w:rPr>
          <w:t xml:space="preserve"> </w:t>
        </w:r>
      </w:ins>
      <w:ins w:id="1517" w:author="Tanish Sugnani" w:date="2017-05-16T17:51:00Z">
        <w:r w:rsidRPr="006355AB">
          <w:rPr>
            <w:rFonts w:asciiTheme="majorBidi" w:hAnsiTheme="majorBidi" w:cstheme="majorBidi"/>
            <w:noProof/>
            <w:color w:val="000000" w:themeColor="text1"/>
            <w:sz w:val="24"/>
            <w:szCs w:val="24"/>
            <w:lang w:val="en-US"/>
          </w:rPr>
          <w:t>about the quality of each image. In order to per</w:t>
        </w:r>
        <w:r w:rsidR="000D2A95">
          <w:rPr>
            <w:rFonts w:asciiTheme="majorBidi" w:hAnsiTheme="majorBidi" w:cstheme="majorBidi"/>
            <w:noProof/>
            <w:color w:val="000000" w:themeColor="text1"/>
            <w:sz w:val="24"/>
            <w:szCs w:val="24"/>
            <w:lang w:val="en-US"/>
          </w:rPr>
          <w:t>form a subjective image quality</w:t>
        </w:r>
      </w:ins>
      <w:ins w:id="1518" w:author="Tanish Sugnani" w:date="2017-05-16T17:52:00Z">
        <w:r w:rsidR="000D2A95">
          <w:rPr>
            <w:rFonts w:asciiTheme="majorBidi" w:hAnsiTheme="majorBidi" w:cstheme="majorBidi"/>
            <w:noProof/>
            <w:color w:val="000000" w:themeColor="text1"/>
            <w:sz w:val="24"/>
            <w:szCs w:val="24"/>
            <w:lang w:val="en-US"/>
          </w:rPr>
          <w:t xml:space="preserve"> </w:t>
        </w:r>
      </w:ins>
      <w:ins w:id="1519" w:author="Tanish Sugnani" w:date="2017-05-16T17:51:00Z">
        <w:r w:rsidRPr="006355AB">
          <w:rPr>
            <w:rFonts w:asciiTheme="majorBidi" w:hAnsiTheme="majorBidi" w:cstheme="majorBidi"/>
            <w:noProof/>
            <w:color w:val="000000" w:themeColor="text1"/>
            <w:sz w:val="24"/>
            <w:szCs w:val="24"/>
            <w:lang w:val="en-US"/>
          </w:rPr>
          <w:t>testing, several international standa</w:t>
        </w:r>
        <w:r w:rsidR="000D2A95">
          <w:rPr>
            <w:rFonts w:asciiTheme="majorBidi" w:hAnsiTheme="majorBidi" w:cstheme="majorBidi"/>
            <w:noProof/>
            <w:color w:val="000000" w:themeColor="text1"/>
            <w:sz w:val="24"/>
            <w:szCs w:val="24"/>
            <w:lang w:val="en-US"/>
          </w:rPr>
          <w:t>rds are proposed  which provide</w:t>
        </w:r>
      </w:ins>
      <w:ins w:id="1520" w:author="Tanish Sugnani" w:date="2017-05-16T17:52:00Z">
        <w:r w:rsidR="000D2A95">
          <w:rPr>
            <w:rFonts w:asciiTheme="majorBidi" w:hAnsiTheme="majorBidi" w:cstheme="majorBidi"/>
            <w:noProof/>
            <w:color w:val="000000" w:themeColor="text1"/>
            <w:sz w:val="24"/>
            <w:szCs w:val="24"/>
            <w:lang w:val="en-US"/>
          </w:rPr>
          <w:t xml:space="preserve"> </w:t>
        </w:r>
      </w:ins>
      <w:ins w:id="1521" w:author="Tanish Sugnani" w:date="2017-05-16T17:51:00Z">
        <w:r w:rsidRPr="006355AB">
          <w:rPr>
            <w:rFonts w:asciiTheme="majorBidi" w:hAnsiTheme="majorBidi" w:cstheme="majorBidi"/>
            <w:noProof/>
            <w:color w:val="000000" w:themeColor="text1"/>
            <w:sz w:val="24"/>
            <w:szCs w:val="24"/>
            <w:lang w:val="en-US"/>
          </w:rPr>
          <w:t>reliable results.</w:t>
        </w:r>
      </w:ins>
      <w:ins w:id="1522" w:author="Tanish Sugnani" w:date="2017-05-16T17:52:00Z">
        <w:r w:rsidR="00231D3A">
          <w:rPr>
            <w:rFonts w:asciiTheme="majorBidi" w:hAnsiTheme="majorBidi" w:cstheme="majorBidi"/>
            <w:noProof/>
            <w:color w:val="000000" w:themeColor="text1"/>
            <w:sz w:val="24"/>
            <w:szCs w:val="24"/>
            <w:lang w:val="en-US"/>
          </w:rPr>
          <w:t xml:space="preserve"> </w:t>
        </w:r>
      </w:ins>
      <w:ins w:id="1523" w:author="Tanish Sugnani" w:date="2017-05-16T17:51:00Z">
        <w:r w:rsidR="000D2A95">
          <w:rPr>
            <w:rFonts w:asciiTheme="majorBidi" w:hAnsiTheme="majorBidi" w:cstheme="majorBidi"/>
            <w:noProof/>
            <w:color w:val="000000" w:themeColor="text1"/>
            <w:sz w:val="24"/>
            <w:szCs w:val="24"/>
            <w:lang w:val="en-US"/>
          </w:rPr>
          <w:t>S</w:t>
        </w:r>
        <w:r w:rsidRPr="006355AB">
          <w:rPr>
            <w:rFonts w:asciiTheme="majorBidi" w:hAnsiTheme="majorBidi" w:cstheme="majorBidi"/>
            <w:noProof/>
            <w:color w:val="000000" w:themeColor="text1"/>
            <w:sz w:val="24"/>
            <w:szCs w:val="24"/>
            <w:lang w:val="en-US"/>
          </w:rPr>
          <w:t>ome o</w:t>
        </w:r>
        <w:r w:rsidR="000D2A95">
          <w:rPr>
            <w:rFonts w:asciiTheme="majorBidi" w:hAnsiTheme="majorBidi" w:cstheme="majorBidi"/>
            <w:noProof/>
            <w:color w:val="000000" w:themeColor="text1"/>
            <w:sz w:val="24"/>
            <w:szCs w:val="24"/>
            <w:lang w:val="en-US"/>
          </w:rPr>
          <w:t>f these international standards are:</w:t>
        </w:r>
      </w:ins>
    </w:p>
    <w:p w14:paraId="1399DB8B" w14:textId="404A0CF2" w:rsidR="006355AB" w:rsidRPr="000D2A95" w:rsidRDefault="006355AB">
      <w:pPr>
        <w:pStyle w:val="ListParagraph"/>
        <w:numPr>
          <w:ilvl w:val="0"/>
          <w:numId w:val="27"/>
        </w:numPr>
        <w:spacing w:line="240" w:lineRule="auto"/>
        <w:jc w:val="both"/>
        <w:rPr>
          <w:ins w:id="1524" w:author="Tanish Sugnani" w:date="2017-05-16T17:51:00Z"/>
          <w:rFonts w:asciiTheme="majorBidi" w:hAnsiTheme="majorBidi" w:cstheme="majorBidi"/>
          <w:noProof/>
          <w:color w:val="000000" w:themeColor="text1"/>
          <w:sz w:val="24"/>
          <w:szCs w:val="24"/>
          <w:lang w:val="en-US"/>
          <w:rPrChange w:id="1525" w:author="Tanish Sugnani" w:date="2017-05-16T17:55:00Z">
            <w:rPr>
              <w:ins w:id="1526" w:author="Tanish Sugnani" w:date="2017-05-16T17:51:00Z"/>
              <w:noProof/>
              <w:lang w:val="en-US"/>
            </w:rPr>
          </w:rPrChange>
        </w:rPr>
        <w:pPrChange w:id="1527" w:author="Tanish Sugnani" w:date="2017-05-16T17:55:00Z">
          <w:pPr>
            <w:spacing w:line="360" w:lineRule="auto"/>
            <w:jc w:val="both"/>
          </w:pPr>
        </w:pPrChange>
      </w:pPr>
      <w:ins w:id="1528" w:author="Tanish Sugnani" w:date="2017-05-16T17:51:00Z">
        <w:r w:rsidRPr="000D2A95">
          <w:rPr>
            <w:rFonts w:asciiTheme="majorBidi" w:hAnsiTheme="majorBidi" w:cstheme="majorBidi"/>
            <w:noProof/>
            <w:color w:val="000000" w:themeColor="text1"/>
            <w:sz w:val="24"/>
            <w:szCs w:val="24"/>
            <w:lang w:val="en-US"/>
            <w:rPrChange w:id="1529" w:author="Tanish Sugnani" w:date="2017-05-16T17:55:00Z">
              <w:rPr>
                <w:noProof/>
                <w:lang w:val="en-US"/>
              </w:rPr>
            </w:rPrChange>
          </w:rPr>
          <w:t>ITU-R BT.500-11</w:t>
        </w:r>
      </w:ins>
    </w:p>
    <w:p w14:paraId="53052B48" w14:textId="77777777" w:rsidR="000D2A95" w:rsidRDefault="006355AB">
      <w:pPr>
        <w:pStyle w:val="ListParagraph"/>
        <w:numPr>
          <w:ilvl w:val="0"/>
          <w:numId w:val="27"/>
        </w:numPr>
        <w:spacing w:line="240" w:lineRule="auto"/>
        <w:jc w:val="both"/>
        <w:rPr>
          <w:ins w:id="1530" w:author="Tanish Sugnani" w:date="2017-05-16T17:55:00Z"/>
          <w:rFonts w:asciiTheme="majorBidi" w:hAnsiTheme="majorBidi" w:cstheme="majorBidi"/>
          <w:noProof/>
          <w:color w:val="000000" w:themeColor="text1"/>
          <w:sz w:val="24"/>
          <w:szCs w:val="24"/>
          <w:lang w:val="en-US"/>
        </w:rPr>
        <w:pPrChange w:id="1531" w:author="Tanish Sugnani" w:date="2017-05-16T17:55:00Z">
          <w:pPr>
            <w:spacing w:line="360" w:lineRule="auto"/>
            <w:jc w:val="both"/>
          </w:pPr>
        </w:pPrChange>
      </w:pPr>
      <w:ins w:id="1532" w:author="Tanish Sugnani" w:date="2017-05-16T17:51:00Z">
        <w:r w:rsidRPr="000D2A95">
          <w:rPr>
            <w:rFonts w:asciiTheme="majorBidi" w:hAnsiTheme="majorBidi" w:cstheme="majorBidi"/>
            <w:noProof/>
            <w:color w:val="000000" w:themeColor="text1"/>
            <w:sz w:val="24"/>
            <w:szCs w:val="24"/>
            <w:lang w:val="en-US"/>
            <w:rPrChange w:id="1533" w:author="Tanish Sugnani" w:date="2017-05-16T17:55:00Z">
              <w:rPr>
                <w:noProof/>
                <w:lang w:val="en-US"/>
              </w:rPr>
            </w:rPrChange>
          </w:rPr>
          <w:t>ITU-T P.910</w:t>
        </w:r>
      </w:ins>
    </w:p>
    <w:p w14:paraId="3A25B322" w14:textId="085A4805" w:rsidR="002D64EF" w:rsidRPr="000D2A95" w:rsidRDefault="000D2A95">
      <w:pPr>
        <w:pStyle w:val="ListParagraph"/>
        <w:numPr>
          <w:ilvl w:val="0"/>
          <w:numId w:val="27"/>
        </w:numPr>
        <w:spacing w:line="240" w:lineRule="auto"/>
        <w:jc w:val="both"/>
        <w:rPr>
          <w:ins w:id="1534" w:author="Tanish Sugnani" w:date="2017-05-16T16:14:00Z"/>
          <w:rFonts w:asciiTheme="majorBidi" w:hAnsiTheme="majorBidi" w:cstheme="majorBidi"/>
          <w:noProof/>
          <w:color w:val="000000" w:themeColor="text1"/>
          <w:sz w:val="24"/>
          <w:szCs w:val="24"/>
          <w:lang w:val="en-US"/>
          <w:rPrChange w:id="1535" w:author="Tanish Sugnani" w:date="2017-05-16T17:55:00Z">
            <w:rPr>
              <w:ins w:id="1536" w:author="Tanish Sugnani" w:date="2017-05-16T16:14:00Z"/>
              <w:noProof/>
              <w:lang w:val="en-US"/>
            </w:rPr>
          </w:rPrChange>
        </w:rPr>
        <w:pPrChange w:id="1537" w:author="Tanish Sugnani" w:date="2017-05-16T17:55:00Z">
          <w:pPr>
            <w:spacing w:line="360" w:lineRule="auto"/>
            <w:jc w:val="both"/>
          </w:pPr>
        </w:pPrChange>
      </w:pPr>
      <w:ins w:id="1538" w:author="Tanish Sugnani" w:date="2017-05-16T17:52:00Z">
        <w:r w:rsidRPr="000D2A95">
          <w:rPr>
            <w:rFonts w:asciiTheme="majorBidi" w:hAnsiTheme="majorBidi" w:cstheme="majorBidi"/>
            <w:noProof/>
            <w:color w:val="000000" w:themeColor="text1"/>
            <w:sz w:val="24"/>
            <w:szCs w:val="24"/>
            <w:lang w:val="en-US"/>
            <w:rPrChange w:id="1539" w:author="Tanish Sugnani" w:date="2017-05-16T17:55:00Z">
              <w:rPr>
                <w:noProof/>
                <w:lang w:val="en-US"/>
              </w:rPr>
            </w:rPrChange>
          </w:rPr>
          <w:t>ITU-R BT.814-1</w:t>
        </w:r>
      </w:ins>
      <w:ins w:id="1540" w:author="Tanish Sugnani" w:date="2017-05-16T16:14:00Z">
        <w:del w:id="1541" w:author="Tanish Sugnani" w:date="2017-05-16T17:51:00Z">
          <w:r w:rsidR="002D64EF" w:rsidRPr="000D2A95" w:rsidDel="006355AB">
            <w:rPr>
              <w:rFonts w:asciiTheme="majorBidi" w:hAnsiTheme="majorBidi" w:cstheme="majorBidi"/>
              <w:noProof/>
              <w:color w:val="000000" w:themeColor="text1"/>
              <w:sz w:val="24"/>
              <w:szCs w:val="24"/>
              <w:lang w:val="en-US"/>
              <w:rPrChange w:id="1542" w:author="Tanish Sugnani" w:date="2017-05-16T17:55:00Z">
                <w:rPr>
                  <w:noProof/>
                  <w:lang w:val="en-US"/>
                </w:rPr>
              </w:rPrChange>
            </w:rPr>
            <w:delText>.</w:delText>
          </w:r>
        </w:del>
      </w:ins>
    </w:p>
    <w:p w14:paraId="6D62232B" w14:textId="1D9EF366" w:rsidR="006355AB" w:rsidRPr="00231D3A" w:rsidRDefault="00231D3A" w:rsidP="002D64EF">
      <w:pPr>
        <w:spacing w:line="360" w:lineRule="auto"/>
        <w:jc w:val="both"/>
        <w:rPr>
          <w:ins w:id="1543" w:author="Tanish Sugnani" w:date="2017-05-16T17:51:00Z"/>
          <w:rFonts w:asciiTheme="majorBidi" w:hAnsiTheme="majorBidi" w:cstheme="majorBidi"/>
          <w:b/>
          <w:noProof/>
          <w:color w:val="000000" w:themeColor="text1"/>
          <w:sz w:val="32"/>
          <w:szCs w:val="24"/>
          <w:lang w:val="en-US"/>
          <w:rPrChange w:id="1544" w:author="Tanish Sugnani" w:date="2017-05-21T03:48:00Z">
            <w:rPr>
              <w:ins w:id="1545" w:author="Tanish Sugnani" w:date="2017-05-16T17:51:00Z"/>
              <w:rFonts w:asciiTheme="majorBidi" w:hAnsiTheme="majorBidi" w:cstheme="majorBidi"/>
              <w:noProof/>
              <w:color w:val="000000" w:themeColor="text1"/>
              <w:sz w:val="24"/>
              <w:szCs w:val="24"/>
              <w:lang w:val="en-US"/>
            </w:rPr>
          </w:rPrChange>
        </w:rPr>
      </w:pPr>
      <w:ins w:id="1546" w:author="Tanish Sugnani" w:date="2017-05-21T03:48:00Z">
        <w:r>
          <w:rPr>
            <w:rFonts w:asciiTheme="majorBidi" w:hAnsiTheme="majorBidi" w:cstheme="majorBidi"/>
            <w:b/>
            <w:noProof/>
            <w:color w:val="000000" w:themeColor="text1"/>
            <w:sz w:val="32"/>
            <w:szCs w:val="24"/>
            <w:lang w:val="en-US"/>
          </w:rPr>
          <w:t>7.</w:t>
        </w:r>
      </w:ins>
      <w:ins w:id="1547" w:author="Tanish Sugnani" w:date="2017-05-16T16:14:00Z">
        <w:r>
          <w:rPr>
            <w:rFonts w:asciiTheme="majorBidi" w:hAnsiTheme="majorBidi" w:cstheme="majorBidi"/>
            <w:b/>
            <w:noProof/>
            <w:color w:val="000000" w:themeColor="text1"/>
            <w:sz w:val="32"/>
            <w:szCs w:val="24"/>
            <w:lang w:val="en-US"/>
            <w:rPrChange w:id="1548" w:author="Tanish Sugnani" w:date="2017-05-21T03:48:00Z">
              <w:rPr>
                <w:rFonts w:asciiTheme="majorBidi" w:hAnsiTheme="majorBidi" w:cstheme="majorBidi"/>
                <w:b/>
                <w:noProof/>
                <w:color w:val="000000" w:themeColor="text1"/>
                <w:sz w:val="32"/>
                <w:szCs w:val="24"/>
                <w:lang w:val="en-US"/>
              </w:rPr>
            </w:rPrChange>
          </w:rPr>
          <w:t>2</w:t>
        </w:r>
        <w:r w:rsidR="002D64EF" w:rsidRPr="00231D3A">
          <w:rPr>
            <w:rFonts w:asciiTheme="majorBidi" w:hAnsiTheme="majorBidi" w:cstheme="majorBidi"/>
            <w:b/>
            <w:noProof/>
            <w:color w:val="000000" w:themeColor="text1"/>
            <w:sz w:val="32"/>
            <w:szCs w:val="24"/>
            <w:lang w:val="en-US"/>
            <w:rPrChange w:id="1549" w:author="Tanish Sugnani" w:date="2017-05-21T03:48:00Z">
              <w:rPr>
                <w:rFonts w:asciiTheme="majorBidi" w:hAnsiTheme="majorBidi" w:cstheme="majorBidi"/>
                <w:noProof/>
                <w:color w:val="000000" w:themeColor="text1"/>
                <w:sz w:val="24"/>
                <w:szCs w:val="24"/>
                <w:lang w:val="en-US"/>
              </w:rPr>
            </w:rPrChange>
          </w:rPr>
          <w:t xml:space="preserve"> Objective performance evaluaton</w:t>
        </w:r>
      </w:ins>
      <w:ins w:id="1550" w:author="Tanish Sugnani" w:date="2017-05-16T17:51:00Z">
        <w:r w:rsidR="006355AB" w:rsidRPr="00231D3A">
          <w:rPr>
            <w:rFonts w:asciiTheme="majorBidi" w:hAnsiTheme="majorBidi" w:cstheme="majorBidi"/>
            <w:b/>
            <w:noProof/>
            <w:color w:val="000000" w:themeColor="text1"/>
            <w:sz w:val="32"/>
            <w:szCs w:val="24"/>
            <w:lang w:val="en-US"/>
            <w:rPrChange w:id="1551" w:author="Tanish Sugnani" w:date="2017-05-21T03:48:00Z">
              <w:rPr>
                <w:rFonts w:asciiTheme="majorBidi" w:hAnsiTheme="majorBidi" w:cstheme="majorBidi"/>
                <w:noProof/>
                <w:color w:val="000000" w:themeColor="text1"/>
                <w:sz w:val="24"/>
                <w:szCs w:val="24"/>
                <w:lang w:val="en-US"/>
              </w:rPr>
            </w:rPrChange>
          </w:rPr>
          <w:t>:</w:t>
        </w:r>
      </w:ins>
    </w:p>
    <w:p w14:paraId="163D64D4" w14:textId="77777777" w:rsidR="000D2A95" w:rsidRDefault="006355AB" w:rsidP="006355AB">
      <w:pPr>
        <w:spacing w:line="360" w:lineRule="auto"/>
        <w:jc w:val="both"/>
        <w:rPr>
          <w:ins w:id="1552" w:author="Tanish Sugnani" w:date="2017-05-16T17:54:00Z"/>
          <w:rFonts w:asciiTheme="majorBidi" w:hAnsiTheme="majorBidi" w:cstheme="majorBidi"/>
          <w:noProof/>
          <w:color w:val="000000" w:themeColor="text1"/>
          <w:sz w:val="24"/>
          <w:szCs w:val="24"/>
          <w:lang w:val="en-US"/>
        </w:rPr>
      </w:pPr>
      <w:ins w:id="1553" w:author="Tanish Sugnani" w:date="2017-05-16T17:51:00Z">
        <w:r w:rsidRPr="006355AB">
          <w:rPr>
            <w:rFonts w:asciiTheme="majorBidi" w:hAnsiTheme="majorBidi" w:cstheme="majorBidi"/>
            <w:noProof/>
            <w:color w:val="000000" w:themeColor="text1"/>
            <w:sz w:val="24"/>
            <w:szCs w:val="24"/>
            <w:lang w:val="en-US"/>
          </w:rPr>
          <w:t>The goal of objective IQA (Image Quality Assessment) is to design mathe</w:t>
        </w:r>
        <w:r w:rsidR="000D2A95">
          <w:rPr>
            <w:rFonts w:asciiTheme="majorBidi" w:hAnsiTheme="majorBidi" w:cstheme="majorBidi"/>
            <w:noProof/>
            <w:color w:val="000000" w:themeColor="text1"/>
            <w:sz w:val="24"/>
            <w:szCs w:val="24"/>
            <w:lang w:val="en-US"/>
          </w:rPr>
          <w:t>matical models that are able to</w:t>
        </w:r>
      </w:ins>
      <w:ins w:id="1554" w:author="Tanish Sugnani" w:date="2017-05-16T17:54:00Z">
        <w:r w:rsidR="000D2A95">
          <w:rPr>
            <w:rFonts w:asciiTheme="majorBidi" w:hAnsiTheme="majorBidi" w:cstheme="majorBidi"/>
            <w:noProof/>
            <w:color w:val="000000" w:themeColor="text1"/>
            <w:sz w:val="24"/>
            <w:szCs w:val="24"/>
            <w:lang w:val="en-US"/>
          </w:rPr>
          <w:t xml:space="preserve"> </w:t>
        </w:r>
      </w:ins>
      <w:ins w:id="1555" w:author="Tanish Sugnani" w:date="2017-05-16T17:51:00Z">
        <w:r w:rsidRPr="006355AB">
          <w:rPr>
            <w:rFonts w:asciiTheme="majorBidi" w:hAnsiTheme="majorBidi" w:cstheme="majorBidi"/>
            <w:noProof/>
            <w:color w:val="000000" w:themeColor="text1"/>
            <w:sz w:val="24"/>
            <w:szCs w:val="24"/>
            <w:lang w:val="en-US"/>
          </w:rPr>
          <w:t>predict the quality of an image accurately a</w:t>
        </w:r>
        <w:r w:rsidR="000D2A95">
          <w:rPr>
            <w:rFonts w:asciiTheme="majorBidi" w:hAnsiTheme="majorBidi" w:cstheme="majorBidi"/>
            <w:noProof/>
            <w:color w:val="000000" w:themeColor="text1"/>
            <w:sz w:val="24"/>
            <w:szCs w:val="24"/>
            <w:lang w:val="en-US"/>
          </w:rPr>
          <w:t>nd also automatically. An ideal</w:t>
        </w:r>
      </w:ins>
      <w:ins w:id="1556" w:author="Tanish Sugnani" w:date="2017-05-16T17:54:00Z">
        <w:r w:rsidR="000D2A95">
          <w:rPr>
            <w:rFonts w:asciiTheme="majorBidi" w:hAnsiTheme="majorBidi" w:cstheme="majorBidi"/>
            <w:noProof/>
            <w:color w:val="000000" w:themeColor="text1"/>
            <w:sz w:val="24"/>
            <w:szCs w:val="24"/>
            <w:lang w:val="en-US"/>
          </w:rPr>
          <w:t xml:space="preserve"> </w:t>
        </w:r>
      </w:ins>
      <w:ins w:id="1557" w:author="Tanish Sugnani" w:date="2017-05-16T17:51:00Z">
        <w:r w:rsidRPr="006355AB">
          <w:rPr>
            <w:rFonts w:asciiTheme="majorBidi" w:hAnsiTheme="majorBidi" w:cstheme="majorBidi"/>
            <w:noProof/>
            <w:color w:val="000000" w:themeColor="text1"/>
            <w:sz w:val="24"/>
            <w:szCs w:val="24"/>
            <w:lang w:val="en-US"/>
          </w:rPr>
          <w:t>objective IQA method should be able to mimi</w:t>
        </w:r>
        <w:r w:rsidR="000D2A95">
          <w:rPr>
            <w:rFonts w:asciiTheme="majorBidi" w:hAnsiTheme="majorBidi" w:cstheme="majorBidi"/>
            <w:noProof/>
            <w:color w:val="000000" w:themeColor="text1"/>
            <w:sz w:val="24"/>
            <w:szCs w:val="24"/>
            <w:lang w:val="en-US"/>
          </w:rPr>
          <w:t>c the quality predictions of an</w:t>
        </w:r>
      </w:ins>
      <w:ins w:id="1558" w:author="Tanish Sugnani" w:date="2017-05-16T17:54:00Z">
        <w:r w:rsidR="000D2A95">
          <w:rPr>
            <w:rFonts w:asciiTheme="majorBidi" w:hAnsiTheme="majorBidi" w:cstheme="majorBidi"/>
            <w:noProof/>
            <w:color w:val="000000" w:themeColor="text1"/>
            <w:sz w:val="24"/>
            <w:szCs w:val="24"/>
            <w:lang w:val="en-US"/>
          </w:rPr>
          <w:t xml:space="preserve"> </w:t>
        </w:r>
      </w:ins>
      <w:ins w:id="1559" w:author="Tanish Sugnani" w:date="2017-05-16T17:51:00Z">
        <w:r w:rsidR="000D2A95">
          <w:rPr>
            <w:rFonts w:asciiTheme="majorBidi" w:hAnsiTheme="majorBidi" w:cstheme="majorBidi"/>
            <w:noProof/>
            <w:color w:val="000000" w:themeColor="text1"/>
            <w:sz w:val="24"/>
            <w:szCs w:val="24"/>
            <w:lang w:val="en-US"/>
          </w:rPr>
          <w:t>average human observer.</w:t>
        </w:r>
      </w:ins>
      <w:ins w:id="1560" w:author="Tanish Sugnani" w:date="2017-05-16T17:54:00Z">
        <w:r w:rsidR="000D2A95">
          <w:rPr>
            <w:rFonts w:asciiTheme="majorBidi" w:hAnsiTheme="majorBidi" w:cstheme="majorBidi"/>
            <w:noProof/>
            <w:color w:val="000000" w:themeColor="text1"/>
            <w:sz w:val="24"/>
            <w:szCs w:val="24"/>
            <w:lang w:val="en-US"/>
          </w:rPr>
          <w:t xml:space="preserve"> </w:t>
        </w:r>
      </w:ins>
      <w:ins w:id="1561" w:author="Tanish Sugnani" w:date="2017-05-16T17:51:00Z">
        <w:r w:rsidRPr="006355AB">
          <w:rPr>
            <w:rFonts w:asciiTheme="majorBidi" w:hAnsiTheme="majorBidi" w:cstheme="majorBidi"/>
            <w:noProof/>
            <w:color w:val="000000" w:themeColor="text1"/>
            <w:sz w:val="24"/>
            <w:szCs w:val="24"/>
            <w:lang w:val="en-US"/>
          </w:rPr>
          <w:t>objective IQA methods can be cl</w:t>
        </w:r>
        <w:r w:rsidR="000D2A95">
          <w:rPr>
            <w:rFonts w:asciiTheme="majorBidi" w:hAnsiTheme="majorBidi" w:cstheme="majorBidi"/>
            <w:noProof/>
            <w:color w:val="000000" w:themeColor="text1"/>
            <w:sz w:val="24"/>
            <w:szCs w:val="24"/>
            <w:lang w:val="en-US"/>
          </w:rPr>
          <w:t>assified into three categories:</w:t>
        </w:r>
      </w:ins>
      <w:ins w:id="1562" w:author="Tanish Sugnani" w:date="2017-05-16T17:54:00Z">
        <w:r w:rsidR="000D2A95">
          <w:rPr>
            <w:rFonts w:asciiTheme="majorBidi" w:hAnsiTheme="majorBidi" w:cstheme="majorBidi"/>
            <w:noProof/>
            <w:color w:val="000000" w:themeColor="text1"/>
            <w:sz w:val="24"/>
            <w:szCs w:val="24"/>
            <w:lang w:val="en-US"/>
          </w:rPr>
          <w:t xml:space="preserve"> </w:t>
        </w:r>
      </w:ins>
    </w:p>
    <w:p w14:paraId="09E5B721" w14:textId="0166A7DF" w:rsidR="006355AB" w:rsidRPr="000D2A95" w:rsidRDefault="000D2A95">
      <w:pPr>
        <w:pStyle w:val="ListParagraph"/>
        <w:numPr>
          <w:ilvl w:val="0"/>
          <w:numId w:val="28"/>
        </w:numPr>
        <w:spacing w:line="360" w:lineRule="auto"/>
        <w:jc w:val="both"/>
        <w:rPr>
          <w:ins w:id="1563" w:author="Tanish Sugnani" w:date="2017-05-16T17:51:00Z"/>
          <w:rFonts w:asciiTheme="majorBidi" w:hAnsiTheme="majorBidi" w:cstheme="majorBidi"/>
          <w:noProof/>
          <w:color w:val="000000" w:themeColor="text1"/>
          <w:sz w:val="24"/>
          <w:szCs w:val="24"/>
          <w:lang w:val="en-US"/>
          <w:rPrChange w:id="1564" w:author="Tanish Sugnani" w:date="2017-05-16T17:57:00Z">
            <w:rPr>
              <w:ins w:id="1565" w:author="Tanish Sugnani" w:date="2017-05-16T17:51:00Z"/>
              <w:noProof/>
              <w:lang w:val="en-US"/>
            </w:rPr>
          </w:rPrChange>
        </w:rPr>
        <w:pPrChange w:id="1566" w:author="Tanish Sugnani" w:date="2017-05-16T17:57:00Z">
          <w:pPr>
            <w:spacing w:line="360" w:lineRule="auto"/>
            <w:jc w:val="both"/>
          </w:pPr>
        </w:pPrChange>
      </w:pPr>
      <w:ins w:id="1567" w:author="Tanish Sugnani" w:date="2017-05-16T17:51:00Z">
        <w:r w:rsidRPr="000D2A95">
          <w:rPr>
            <w:rFonts w:asciiTheme="majorBidi" w:hAnsiTheme="majorBidi" w:cstheme="majorBidi"/>
            <w:noProof/>
            <w:color w:val="000000" w:themeColor="text1"/>
            <w:sz w:val="24"/>
            <w:szCs w:val="24"/>
            <w:lang w:val="en-US"/>
            <w:rPrChange w:id="1568" w:author="Tanish Sugnani" w:date="2017-05-16T17:57:00Z">
              <w:rPr>
                <w:noProof/>
                <w:lang w:val="en-US"/>
              </w:rPr>
            </w:rPrChange>
          </w:rPr>
          <w:t>Full-Reference I</w:t>
        </w:r>
        <w:r w:rsidR="006355AB" w:rsidRPr="000D2A95">
          <w:rPr>
            <w:rFonts w:asciiTheme="majorBidi" w:hAnsiTheme="majorBidi" w:cstheme="majorBidi"/>
            <w:noProof/>
            <w:color w:val="000000" w:themeColor="text1"/>
            <w:sz w:val="24"/>
            <w:szCs w:val="24"/>
            <w:lang w:val="en-US"/>
            <w:rPrChange w:id="1569" w:author="Tanish Sugnani" w:date="2017-05-16T17:57:00Z">
              <w:rPr>
                <w:noProof/>
                <w:lang w:val="en-US"/>
              </w:rPr>
            </w:rPrChange>
          </w:rPr>
          <w:t>m</w:t>
        </w:r>
        <w:r w:rsidRPr="000D2A95">
          <w:rPr>
            <w:rFonts w:asciiTheme="majorBidi" w:hAnsiTheme="majorBidi" w:cstheme="majorBidi"/>
            <w:noProof/>
            <w:color w:val="000000" w:themeColor="text1"/>
            <w:sz w:val="24"/>
            <w:szCs w:val="24"/>
            <w:lang w:val="en-US"/>
            <w:rPrChange w:id="1570" w:author="Tanish Sugnani" w:date="2017-05-16T17:57:00Z">
              <w:rPr>
                <w:noProof/>
                <w:lang w:val="en-US"/>
              </w:rPr>
            </w:rPrChange>
          </w:rPr>
          <w:t>age Quality A</w:t>
        </w:r>
        <w:r w:rsidR="006355AB" w:rsidRPr="000D2A95">
          <w:rPr>
            <w:rFonts w:asciiTheme="majorBidi" w:hAnsiTheme="majorBidi" w:cstheme="majorBidi"/>
            <w:noProof/>
            <w:color w:val="000000" w:themeColor="text1"/>
            <w:sz w:val="24"/>
            <w:szCs w:val="24"/>
            <w:lang w:val="en-US"/>
            <w:rPrChange w:id="1571" w:author="Tanish Sugnani" w:date="2017-05-16T17:57:00Z">
              <w:rPr>
                <w:noProof/>
                <w:lang w:val="en-US"/>
              </w:rPr>
            </w:rPrChange>
          </w:rPr>
          <w:t>ssessment (FR-IQ</w:t>
        </w:r>
        <w:r w:rsidRPr="000D2A95">
          <w:rPr>
            <w:rFonts w:asciiTheme="majorBidi" w:hAnsiTheme="majorBidi" w:cstheme="majorBidi"/>
            <w:noProof/>
            <w:color w:val="000000" w:themeColor="text1"/>
            <w:sz w:val="24"/>
            <w:szCs w:val="24"/>
            <w:lang w:val="en-US"/>
            <w:rPrChange w:id="1572" w:author="Tanish Sugnani" w:date="2017-05-16T17:57:00Z">
              <w:rPr>
                <w:noProof/>
                <w:lang w:val="en-US"/>
              </w:rPr>
            </w:rPrChange>
          </w:rPr>
          <w:t>A) where the reference image is</w:t>
        </w:r>
      </w:ins>
      <w:ins w:id="1573" w:author="Tanish Sugnani" w:date="2017-05-16T17:55:00Z">
        <w:r w:rsidRPr="000D2A95">
          <w:rPr>
            <w:rFonts w:asciiTheme="majorBidi" w:hAnsiTheme="majorBidi" w:cstheme="majorBidi"/>
            <w:noProof/>
            <w:color w:val="000000" w:themeColor="text1"/>
            <w:sz w:val="24"/>
            <w:szCs w:val="24"/>
            <w:lang w:val="en-US"/>
            <w:rPrChange w:id="1574" w:author="Tanish Sugnani" w:date="2017-05-16T17:57:00Z">
              <w:rPr>
                <w:noProof/>
                <w:lang w:val="en-US"/>
              </w:rPr>
            </w:rPrChange>
          </w:rPr>
          <w:t xml:space="preserve"> </w:t>
        </w:r>
      </w:ins>
      <w:ins w:id="1575" w:author="Tanish Sugnani" w:date="2017-05-16T17:51:00Z">
        <w:r w:rsidR="006355AB" w:rsidRPr="000D2A95">
          <w:rPr>
            <w:rFonts w:asciiTheme="majorBidi" w:hAnsiTheme="majorBidi" w:cstheme="majorBidi"/>
            <w:noProof/>
            <w:color w:val="000000" w:themeColor="text1"/>
            <w:sz w:val="24"/>
            <w:szCs w:val="24"/>
            <w:lang w:val="en-US"/>
            <w:rPrChange w:id="1576" w:author="Tanish Sugnani" w:date="2017-05-16T17:57:00Z">
              <w:rPr>
                <w:noProof/>
                <w:lang w:val="en-US"/>
              </w:rPr>
            </w:rPrChange>
          </w:rPr>
          <w:t>fully available.</w:t>
        </w:r>
      </w:ins>
    </w:p>
    <w:p w14:paraId="1E704A3F" w14:textId="5FEC3ED2" w:rsidR="000D2A95" w:rsidRPr="000D2A95" w:rsidRDefault="000D2A95">
      <w:pPr>
        <w:pStyle w:val="ListParagraph"/>
        <w:numPr>
          <w:ilvl w:val="0"/>
          <w:numId w:val="28"/>
        </w:numPr>
        <w:spacing w:line="360" w:lineRule="auto"/>
        <w:jc w:val="both"/>
        <w:rPr>
          <w:ins w:id="1577" w:author="Tanish Sugnani" w:date="2017-05-16T17:58:00Z"/>
          <w:rFonts w:asciiTheme="majorBidi" w:hAnsiTheme="majorBidi" w:cstheme="majorBidi"/>
          <w:noProof/>
          <w:color w:val="000000" w:themeColor="text1"/>
          <w:sz w:val="24"/>
          <w:szCs w:val="24"/>
          <w:lang w:val="en-US"/>
          <w:rPrChange w:id="1578" w:author="Tanish Sugnani" w:date="2017-05-16T17:58:00Z">
            <w:rPr>
              <w:ins w:id="1579" w:author="Tanish Sugnani" w:date="2017-05-16T17:58:00Z"/>
              <w:noProof/>
              <w:lang w:val="en-US"/>
            </w:rPr>
          </w:rPrChange>
        </w:rPr>
        <w:pPrChange w:id="1580" w:author="Tanish Sugnani" w:date="2017-05-16T17:58:00Z">
          <w:pPr/>
        </w:pPrChange>
      </w:pPr>
      <w:ins w:id="1581" w:author="Tanish Sugnani" w:date="2017-05-16T17:51:00Z">
        <w:r w:rsidRPr="000D2A95">
          <w:rPr>
            <w:rFonts w:asciiTheme="majorBidi" w:hAnsiTheme="majorBidi" w:cstheme="majorBidi"/>
            <w:noProof/>
            <w:color w:val="000000" w:themeColor="text1"/>
            <w:sz w:val="24"/>
            <w:szCs w:val="24"/>
            <w:lang w:val="en-US"/>
            <w:rPrChange w:id="1582" w:author="Tanish Sugnani" w:date="2017-05-16T17:57:00Z">
              <w:rPr>
                <w:noProof/>
                <w:lang w:val="en-US"/>
              </w:rPr>
            </w:rPrChange>
          </w:rPr>
          <w:t>Reduced-Reference Image Quality A</w:t>
        </w:r>
        <w:r w:rsidR="006355AB" w:rsidRPr="000D2A95">
          <w:rPr>
            <w:rFonts w:asciiTheme="majorBidi" w:hAnsiTheme="majorBidi" w:cstheme="majorBidi"/>
            <w:noProof/>
            <w:color w:val="000000" w:themeColor="text1"/>
            <w:sz w:val="24"/>
            <w:szCs w:val="24"/>
            <w:lang w:val="en-US"/>
            <w:rPrChange w:id="1583" w:author="Tanish Sugnani" w:date="2017-05-16T17:57:00Z">
              <w:rPr>
                <w:noProof/>
                <w:lang w:val="en-US"/>
              </w:rPr>
            </w:rPrChange>
          </w:rPr>
          <w:t>ssessment (RR-IQA) where only partial information about the</w:t>
        </w:r>
        <w:r w:rsidRPr="000D2A95">
          <w:rPr>
            <w:rFonts w:asciiTheme="majorBidi" w:hAnsiTheme="majorBidi" w:cstheme="majorBidi"/>
            <w:noProof/>
            <w:color w:val="000000" w:themeColor="text1"/>
            <w:sz w:val="24"/>
            <w:szCs w:val="24"/>
            <w:lang w:val="en-US"/>
            <w:rPrChange w:id="1584" w:author="Tanish Sugnani" w:date="2017-05-16T17:57:00Z">
              <w:rPr>
                <w:noProof/>
                <w:lang w:val="en-US"/>
              </w:rPr>
            </w:rPrChange>
          </w:rPr>
          <w:t xml:space="preserve"> reference image is available.</w:t>
        </w:r>
      </w:ins>
    </w:p>
    <w:p w14:paraId="5355FE6F" w14:textId="43297754" w:rsidR="002D64EF" w:rsidRPr="000D2A95" w:rsidDel="000D2A95" w:rsidRDefault="000D2A95">
      <w:pPr>
        <w:pStyle w:val="ListParagraph"/>
        <w:numPr>
          <w:ilvl w:val="0"/>
          <w:numId w:val="28"/>
        </w:numPr>
        <w:rPr>
          <w:ins w:id="1585" w:author="Tanish Sugnani" w:date="2017-05-16T16:14:00Z"/>
          <w:del w:id="1586" w:author="Tanish Sugnani" w:date="2017-05-16T17:56:00Z"/>
          <w:rFonts w:asciiTheme="majorBidi" w:hAnsiTheme="majorBidi" w:cstheme="majorBidi"/>
          <w:noProof/>
          <w:color w:val="000000" w:themeColor="text1"/>
          <w:sz w:val="24"/>
          <w:szCs w:val="24"/>
          <w:lang w:val="en-US"/>
          <w:rPrChange w:id="1587" w:author="Tanish Sugnani" w:date="2017-05-16T17:58:00Z">
            <w:rPr>
              <w:ins w:id="1588" w:author="Tanish Sugnani" w:date="2017-05-16T16:14:00Z"/>
              <w:del w:id="1589" w:author="Tanish Sugnani" w:date="2017-05-16T17:56:00Z"/>
              <w:noProof/>
              <w:lang w:val="en-US"/>
            </w:rPr>
          </w:rPrChange>
        </w:rPr>
        <w:pPrChange w:id="1590" w:author="Tanish Sugnani" w:date="2017-05-16T17:58:00Z">
          <w:pPr>
            <w:spacing w:line="360" w:lineRule="auto"/>
            <w:jc w:val="both"/>
          </w:pPr>
        </w:pPrChange>
      </w:pPr>
      <w:ins w:id="1591" w:author="Tanish Sugnani" w:date="2017-05-16T17:51:00Z">
        <w:r w:rsidRPr="000D2A95">
          <w:rPr>
            <w:rFonts w:asciiTheme="majorBidi" w:hAnsiTheme="majorBidi" w:cstheme="majorBidi"/>
            <w:noProof/>
            <w:color w:val="000000" w:themeColor="text1"/>
            <w:sz w:val="24"/>
            <w:szCs w:val="24"/>
            <w:lang w:val="en-US"/>
            <w:rPrChange w:id="1592" w:author="Tanish Sugnani" w:date="2017-05-16T17:58:00Z">
              <w:rPr>
                <w:noProof/>
                <w:lang w:val="en-US"/>
              </w:rPr>
            </w:rPrChange>
          </w:rPr>
          <w:t>No-Reference Image Quality Assessment (NRIQA)</w:t>
        </w:r>
      </w:ins>
      <w:ins w:id="1593" w:author="Tanish Sugnani" w:date="2017-05-16T17:57:00Z">
        <w:r w:rsidRPr="000D2A95">
          <w:rPr>
            <w:rFonts w:asciiTheme="majorBidi" w:hAnsiTheme="majorBidi" w:cstheme="majorBidi"/>
            <w:noProof/>
            <w:color w:val="000000" w:themeColor="text1"/>
            <w:sz w:val="24"/>
            <w:szCs w:val="24"/>
            <w:lang w:val="en-US"/>
            <w:rPrChange w:id="1594" w:author="Tanish Sugnani" w:date="2017-05-16T17:58:00Z">
              <w:rPr>
                <w:noProof/>
                <w:lang w:val="en-US"/>
              </w:rPr>
            </w:rPrChange>
          </w:rPr>
          <w:t xml:space="preserve"> </w:t>
        </w:r>
      </w:ins>
      <w:ins w:id="1595" w:author="Tanish Sugnani" w:date="2017-05-16T17:51:00Z">
        <w:r w:rsidR="006355AB" w:rsidRPr="000D2A95">
          <w:rPr>
            <w:rFonts w:asciiTheme="majorBidi" w:hAnsiTheme="majorBidi" w:cstheme="majorBidi"/>
            <w:noProof/>
            <w:color w:val="000000" w:themeColor="text1"/>
            <w:sz w:val="24"/>
            <w:szCs w:val="24"/>
            <w:lang w:val="en-US"/>
            <w:rPrChange w:id="1596" w:author="Tanish Sugnani" w:date="2017-05-16T17:58:00Z">
              <w:rPr>
                <w:noProof/>
                <w:lang w:val="en-US"/>
              </w:rPr>
            </w:rPrChange>
          </w:rPr>
          <w:t>where neither the reference image nor its features are available for quality</w:t>
        </w:r>
      </w:ins>
      <w:ins w:id="1597" w:author="Tanish Sugnani" w:date="2017-05-16T17:56:00Z">
        <w:r w:rsidRPr="000D2A95">
          <w:rPr>
            <w:rFonts w:asciiTheme="majorBidi" w:hAnsiTheme="majorBidi" w:cstheme="majorBidi"/>
            <w:noProof/>
            <w:color w:val="000000" w:themeColor="text1"/>
            <w:sz w:val="24"/>
            <w:szCs w:val="24"/>
            <w:lang w:val="en-US"/>
            <w:rPrChange w:id="1598" w:author="Tanish Sugnani" w:date="2017-05-16T17:58:00Z">
              <w:rPr>
                <w:noProof/>
                <w:lang w:val="en-US"/>
              </w:rPr>
            </w:rPrChange>
          </w:rPr>
          <w:t xml:space="preserve"> </w:t>
        </w:r>
      </w:ins>
      <w:ins w:id="1599" w:author="Tanish Sugnani" w:date="2017-05-16T17:51:00Z">
        <w:r w:rsidR="006355AB" w:rsidRPr="000D2A95">
          <w:rPr>
            <w:rFonts w:asciiTheme="majorBidi" w:hAnsiTheme="majorBidi" w:cstheme="majorBidi"/>
            <w:noProof/>
            <w:color w:val="000000" w:themeColor="text1"/>
            <w:sz w:val="24"/>
            <w:szCs w:val="24"/>
            <w:lang w:val="en-US"/>
            <w:rPrChange w:id="1600" w:author="Tanish Sugnani" w:date="2017-05-16T17:58:00Z">
              <w:rPr>
                <w:noProof/>
                <w:lang w:val="en-US"/>
              </w:rPr>
            </w:rPrChange>
          </w:rPr>
          <w:t>evaluation.</w:t>
        </w:r>
      </w:ins>
      <w:ins w:id="1601" w:author="Tanish Sugnani" w:date="2017-05-16T16:14:00Z">
        <w:del w:id="1602" w:author="Tanish Sugnani" w:date="2017-05-16T17:51:00Z">
          <w:r w:rsidR="002D64EF" w:rsidRPr="000D2A95" w:rsidDel="006355AB">
            <w:rPr>
              <w:rFonts w:asciiTheme="majorBidi" w:hAnsiTheme="majorBidi" w:cstheme="majorBidi"/>
              <w:noProof/>
              <w:color w:val="000000" w:themeColor="text1"/>
              <w:sz w:val="24"/>
              <w:szCs w:val="24"/>
              <w:lang w:val="en-US"/>
              <w:rPrChange w:id="1603" w:author="Tanish Sugnani" w:date="2017-05-16T17:58:00Z">
                <w:rPr>
                  <w:noProof/>
                  <w:lang w:val="en-US"/>
                </w:rPr>
              </w:rPrChange>
            </w:rPr>
            <w:delText>.</w:delText>
          </w:r>
        </w:del>
      </w:ins>
    </w:p>
    <w:p w14:paraId="250ED56C" w14:textId="77777777" w:rsidR="002D64EF" w:rsidRPr="0094510E" w:rsidDel="000D2A95" w:rsidRDefault="002D64EF">
      <w:pPr>
        <w:pStyle w:val="ListParagraph"/>
        <w:numPr>
          <w:ilvl w:val="0"/>
          <w:numId w:val="28"/>
        </w:numPr>
        <w:rPr>
          <w:ins w:id="1604" w:author="Tanish Sugnani" w:date="2017-05-16T16:14:00Z"/>
          <w:del w:id="1605" w:author="Tanish Sugnani" w:date="2017-05-16T17:56:00Z"/>
          <w:noProof/>
          <w:lang w:val="en-US"/>
        </w:rPr>
        <w:pPrChange w:id="1606" w:author="Tanish Sugnani" w:date="2017-05-16T17:58:00Z">
          <w:pPr>
            <w:spacing w:line="360" w:lineRule="auto"/>
          </w:pPr>
        </w:pPrChange>
      </w:pPr>
    </w:p>
    <w:p w14:paraId="6878177A" w14:textId="77107B1C" w:rsidR="0094510E" w:rsidRDefault="002D64EF">
      <w:pPr>
        <w:pStyle w:val="ListParagraph"/>
        <w:numPr>
          <w:ilvl w:val="0"/>
          <w:numId w:val="28"/>
        </w:numPr>
        <w:rPr>
          <w:ins w:id="1607" w:author="Tanish Sugnani" w:date="2017-05-16T18:00:00Z"/>
          <w:rFonts w:ascii="Times New Roman" w:hAnsi="Times New Roman" w:cs="Times New Roman"/>
          <w:b/>
          <w:sz w:val="32"/>
          <w:szCs w:val="32"/>
        </w:rPr>
        <w:pPrChange w:id="1608" w:author="Tanish Sugnani" w:date="2017-05-16T17:58:00Z">
          <w:pPr/>
        </w:pPrChange>
      </w:pPr>
      <w:ins w:id="1609" w:author="Tanish Sugnani" w:date="2017-05-16T16:14:00Z">
        <w:r>
          <w:rPr>
            <w:rFonts w:ascii="Times New Roman" w:hAnsi="Times New Roman" w:cs="Times New Roman"/>
            <w:b/>
            <w:sz w:val="32"/>
            <w:szCs w:val="32"/>
          </w:rPr>
          <w:br w:type="page"/>
        </w:r>
      </w:ins>
    </w:p>
    <w:p w14:paraId="250C2ACC" w14:textId="2A970E03" w:rsidR="000D2A95" w:rsidRPr="000D2A95" w:rsidDel="00336D79" w:rsidRDefault="000D2A95">
      <w:pPr>
        <w:tabs>
          <w:tab w:val="left" w:pos="1358"/>
        </w:tabs>
        <w:rPr>
          <w:del w:id="1610" w:author="Tanish Sugnani" w:date="2017-05-16T18:33:00Z"/>
          <w:rFonts w:ascii="Times New Roman" w:hAnsi="Times New Roman" w:cs="Times New Roman"/>
          <w:b/>
          <w:sz w:val="24"/>
          <w:szCs w:val="32"/>
          <w:rPrChange w:id="1611" w:author="Tanish Sugnani" w:date="2017-05-16T18:01:00Z">
            <w:rPr>
              <w:del w:id="1612" w:author="Tanish Sugnani" w:date="2017-05-16T18:33:00Z"/>
            </w:rPr>
          </w:rPrChange>
        </w:rPr>
        <w:pPrChange w:id="1613" w:author="Tanish Sugnani" w:date="2017-05-16T18:01:00Z">
          <w:pPr/>
        </w:pPrChange>
      </w:pPr>
      <w:ins w:id="1614" w:author="Tanish Sugnani" w:date="2017-05-16T18:01:00Z">
        <w:r>
          <w:rPr>
            <w:rFonts w:ascii="Times New Roman" w:hAnsi="Times New Roman" w:cs="Times New Roman"/>
            <w:b/>
            <w:sz w:val="24"/>
            <w:szCs w:val="32"/>
          </w:rPr>
          <w:lastRenderedPageBreak/>
          <w:t>1. Subjective performance evaluation</w:t>
        </w:r>
      </w:ins>
    </w:p>
    <w:p w14:paraId="0FBDECAF" w14:textId="3B7B26A4" w:rsidR="000A6A17" w:rsidDel="002D64EF" w:rsidRDefault="00EC5A88">
      <w:pPr>
        <w:tabs>
          <w:tab w:val="left" w:pos="1358"/>
        </w:tabs>
        <w:rPr>
          <w:rFonts w:asciiTheme="majorBidi" w:hAnsiTheme="majorBidi" w:cstheme="majorBidi"/>
          <w:noProof/>
          <w:color w:val="000000" w:themeColor="text1"/>
          <w:sz w:val="24"/>
          <w:szCs w:val="24"/>
          <w:lang w:val="en-US"/>
        </w:rPr>
        <w:pPrChange w:id="1615" w:author="Tanish Sugnani" w:date="2017-05-16T18:33:00Z">
          <w:pPr>
            <w:spacing w:line="360" w:lineRule="auto"/>
            <w:jc w:val="center"/>
          </w:pPr>
        </w:pPrChange>
      </w:pPr>
      <w:moveFromRangeStart w:id="1616" w:author="Tanish Sugnani" w:date="2017-05-16T16:14:00Z" w:name="move482714620"/>
      <w:moveFrom w:id="1617" w:author="Tanish Sugnani" w:date="2017-05-16T16:14:00Z">
        <w:r w:rsidDel="002D64EF">
          <w:rPr>
            <w:rFonts w:ascii="Times New Roman" w:hAnsi="Times New Roman" w:cs="Times New Roman"/>
            <w:b/>
            <w:bCs/>
            <w:color w:val="000000" w:themeColor="text1"/>
            <w:sz w:val="36"/>
            <w:szCs w:val="36"/>
          </w:rPr>
          <w:t>6</w:t>
        </w:r>
        <w:r w:rsidR="00564890" w:rsidRPr="0029142D" w:rsidDel="002D64EF">
          <w:rPr>
            <w:rFonts w:ascii="Times New Roman" w:hAnsi="Times New Roman" w:cs="Times New Roman"/>
            <w:b/>
            <w:bCs/>
            <w:color w:val="000000" w:themeColor="text1"/>
            <w:sz w:val="36"/>
            <w:szCs w:val="36"/>
          </w:rPr>
          <w:t>.</w:t>
        </w:r>
        <w:r w:rsidDel="002D64EF">
          <w:rPr>
            <w:rFonts w:ascii="Times New Roman" w:hAnsi="Times New Roman" w:cs="Times New Roman"/>
            <w:b/>
            <w:bCs/>
            <w:color w:val="000000" w:themeColor="text1"/>
            <w:sz w:val="36"/>
            <w:szCs w:val="36"/>
          </w:rPr>
          <w:t xml:space="preserve"> </w:t>
        </w:r>
        <w:r w:rsidR="00564890" w:rsidRPr="0029142D" w:rsidDel="002D64EF">
          <w:rPr>
            <w:rFonts w:ascii="Times New Roman" w:hAnsi="Times New Roman" w:cs="Times New Roman"/>
            <w:b/>
            <w:bCs/>
            <w:color w:val="000000" w:themeColor="text1"/>
            <w:sz w:val="36"/>
            <w:szCs w:val="36"/>
          </w:rPr>
          <w:t xml:space="preserve"> </w:t>
        </w:r>
        <w:r w:rsidR="000A6A17" w:rsidDel="002D64EF">
          <w:rPr>
            <w:rFonts w:ascii="Times New Roman" w:hAnsi="Times New Roman" w:cs="Times New Roman"/>
            <w:b/>
            <w:bCs/>
            <w:color w:val="000000" w:themeColor="text1"/>
            <w:sz w:val="36"/>
            <w:szCs w:val="36"/>
          </w:rPr>
          <w:t>EXPERIMENT AND RESULTS</w:t>
        </w:r>
      </w:moveFrom>
    </w:p>
    <w:moveFromRangeEnd w:id="1616"/>
    <w:p w14:paraId="042DA588" w14:textId="77777777" w:rsidR="000A6A17" w:rsidRDefault="000A6A17" w:rsidP="000A6A17">
      <w:pPr>
        <w:spacing w:line="360" w:lineRule="auto"/>
        <w:jc w:val="both"/>
        <w:rPr>
          <w:rFonts w:asciiTheme="majorBidi" w:hAnsiTheme="majorBidi" w:cstheme="majorBidi"/>
          <w:noProof/>
          <w:color w:val="000000" w:themeColor="text1"/>
          <w:sz w:val="24"/>
          <w:szCs w:val="24"/>
          <w:lang w:val="en-US"/>
        </w:rPr>
      </w:pPr>
      <w:r w:rsidRPr="00B17211">
        <w:rPr>
          <w:rFonts w:asciiTheme="majorBidi" w:hAnsiTheme="majorBidi" w:cstheme="majorBidi"/>
          <w:noProof/>
          <w:color w:val="000000" w:themeColor="text1"/>
          <w:sz w:val="24"/>
          <w:szCs w:val="24"/>
          <w:lang w:val="en-US"/>
        </w:rPr>
        <w:drawing>
          <wp:inline distT="0" distB="0" distL="0" distR="0" wp14:anchorId="62AC9F05" wp14:editId="5A63BDDE">
            <wp:extent cx="2599690" cy="2043745"/>
            <wp:effectExtent l="0" t="0" r="0" b="0"/>
            <wp:docPr id="15" name="Picture 15" descr="C:\Users\Tanish Sugnani\Documents\final year\output imgs for report\meting 1200\meting012-1200_g_I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nish Sugnani\Documents\final year\output imgs for report\meting 1200\meting012-1200_g_IR.b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2535" cy="2061705"/>
                    </a:xfrm>
                    <a:prstGeom prst="rect">
                      <a:avLst/>
                    </a:prstGeom>
                    <a:noFill/>
                    <a:ln>
                      <a:noFill/>
                    </a:ln>
                  </pic:spPr>
                </pic:pic>
              </a:graphicData>
            </a:graphic>
          </wp:inline>
        </w:drawing>
      </w:r>
      <w:r>
        <w:rPr>
          <w:rFonts w:asciiTheme="majorBidi" w:hAnsiTheme="majorBidi" w:cstheme="majorBidi"/>
          <w:noProof/>
          <w:color w:val="000000" w:themeColor="text1"/>
          <w:sz w:val="24"/>
          <w:szCs w:val="24"/>
          <w:lang w:val="en-US"/>
        </w:rPr>
        <w:t xml:space="preserve">       </w:t>
      </w:r>
      <w:r w:rsidRPr="00B17211">
        <w:rPr>
          <w:rFonts w:asciiTheme="majorBidi" w:hAnsiTheme="majorBidi" w:cstheme="majorBidi"/>
          <w:noProof/>
          <w:color w:val="000000" w:themeColor="text1"/>
          <w:sz w:val="24"/>
          <w:szCs w:val="24"/>
          <w:lang w:val="en-US"/>
        </w:rPr>
        <w:drawing>
          <wp:inline distT="0" distB="0" distL="0" distR="0" wp14:anchorId="7FF7A7DB" wp14:editId="0ACFCA63">
            <wp:extent cx="2609215" cy="2039742"/>
            <wp:effectExtent l="0" t="0" r="635" b="0"/>
            <wp:docPr id="13" name="Picture 13" descr="C:\Users\Tanish Sugnani\Documents\final year\output imgs for report\meting 1200\meting012-1200_r_VI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nish Sugnani\Documents\final year\output imgs for report\meting 1200\meting012-1200_r_VIS.b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8016" cy="2054440"/>
                    </a:xfrm>
                    <a:prstGeom prst="rect">
                      <a:avLst/>
                    </a:prstGeom>
                    <a:noFill/>
                    <a:ln>
                      <a:noFill/>
                    </a:ln>
                  </pic:spPr>
                </pic:pic>
              </a:graphicData>
            </a:graphic>
          </wp:inline>
        </w:drawing>
      </w:r>
    </w:p>
    <w:p w14:paraId="66340F79" w14:textId="6A3DF164" w:rsidR="000A6A17" w:rsidRDefault="000A6A17" w:rsidP="00F6305A">
      <w:pPr>
        <w:jc w:val="both"/>
        <w:rPr>
          <w:rFonts w:asciiTheme="majorBidi" w:hAnsiTheme="majorBidi" w:cstheme="majorBidi"/>
          <w:noProof/>
          <w:color w:val="000000" w:themeColor="text1"/>
          <w:sz w:val="24"/>
          <w:szCs w:val="24"/>
          <w:lang w:val="en-US"/>
        </w:rPr>
      </w:pPr>
      <w:r w:rsidRPr="000A6A17">
        <w:rPr>
          <w:rFonts w:asciiTheme="majorBidi" w:hAnsiTheme="majorBidi" w:cstheme="majorBidi"/>
          <w:noProof/>
          <w:color w:val="000000" w:themeColor="text1"/>
          <w:sz w:val="24"/>
          <w:szCs w:val="24"/>
          <w:lang w:val="en-US"/>
        </w:rPr>
        <w:t xml:space="preserve">  </w:t>
      </w:r>
      <w:r>
        <w:rPr>
          <w:rFonts w:asciiTheme="majorBidi" w:hAnsiTheme="majorBidi" w:cstheme="majorBidi"/>
          <w:noProof/>
          <w:color w:val="000000" w:themeColor="text1"/>
          <w:sz w:val="24"/>
          <w:szCs w:val="24"/>
          <w:lang w:val="en-US"/>
        </w:rPr>
        <w:t xml:space="preserve">                            (</w:t>
      </w:r>
      <w:ins w:id="1618" w:author="Tanish Sugnani" w:date="2017-05-16T12:51:00Z">
        <w:r w:rsidR="002B5DAD">
          <w:rPr>
            <w:rFonts w:asciiTheme="majorBidi" w:hAnsiTheme="majorBidi" w:cstheme="majorBidi"/>
            <w:noProof/>
            <w:color w:val="000000" w:themeColor="text1"/>
            <w:sz w:val="24"/>
            <w:szCs w:val="24"/>
            <w:lang w:val="en-US"/>
          </w:rPr>
          <w:t>a</w:t>
        </w:r>
      </w:ins>
      <w:del w:id="1619" w:author="Tanish Sugnani" w:date="2017-05-16T12:51:00Z">
        <w:r w:rsidDel="002B5DAD">
          <w:rPr>
            <w:rFonts w:asciiTheme="majorBidi" w:hAnsiTheme="majorBidi" w:cstheme="majorBidi"/>
            <w:noProof/>
            <w:color w:val="000000" w:themeColor="text1"/>
            <w:sz w:val="24"/>
            <w:szCs w:val="24"/>
            <w:lang w:val="en-US"/>
          </w:rPr>
          <w:delText>A</w:delText>
        </w:r>
      </w:del>
      <w:r>
        <w:rPr>
          <w:rFonts w:asciiTheme="majorBidi" w:hAnsiTheme="majorBidi" w:cstheme="majorBidi"/>
          <w:noProof/>
          <w:color w:val="000000" w:themeColor="text1"/>
          <w:sz w:val="24"/>
          <w:szCs w:val="24"/>
          <w:lang w:val="en-US"/>
        </w:rPr>
        <w:t xml:space="preserve">) </w:t>
      </w:r>
      <w:r w:rsidRPr="000A6A17">
        <w:rPr>
          <w:rFonts w:asciiTheme="majorBidi" w:hAnsiTheme="majorBidi" w:cstheme="majorBidi"/>
          <w:noProof/>
          <w:color w:val="000000" w:themeColor="text1"/>
          <w:sz w:val="24"/>
          <w:szCs w:val="24"/>
          <w:lang w:val="en-US"/>
        </w:rPr>
        <w:t xml:space="preserve">            </w:t>
      </w:r>
      <w:r>
        <w:rPr>
          <w:rFonts w:asciiTheme="majorBidi" w:hAnsiTheme="majorBidi" w:cstheme="majorBidi"/>
          <w:noProof/>
          <w:color w:val="000000" w:themeColor="text1"/>
          <w:sz w:val="24"/>
          <w:szCs w:val="24"/>
          <w:lang w:val="en-US"/>
        </w:rPr>
        <w:t xml:space="preserve">                         </w:t>
      </w:r>
      <w:r w:rsidRPr="000A6A17">
        <w:rPr>
          <w:rFonts w:asciiTheme="majorBidi" w:hAnsiTheme="majorBidi" w:cstheme="majorBidi"/>
          <w:noProof/>
          <w:color w:val="000000" w:themeColor="text1"/>
          <w:sz w:val="24"/>
          <w:szCs w:val="24"/>
          <w:lang w:val="en-US"/>
        </w:rPr>
        <w:t xml:space="preserve">                         </w:t>
      </w:r>
      <w:r>
        <w:rPr>
          <w:rFonts w:asciiTheme="majorBidi" w:hAnsiTheme="majorBidi" w:cstheme="majorBidi"/>
          <w:noProof/>
          <w:color w:val="000000" w:themeColor="text1"/>
          <w:sz w:val="24"/>
          <w:szCs w:val="24"/>
          <w:lang w:val="en-US"/>
        </w:rPr>
        <w:t xml:space="preserve"> </w:t>
      </w:r>
      <w:r w:rsidRPr="000A6A17">
        <w:rPr>
          <w:rFonts w:asciiTheme="majorBidi" w:hAnsiTheme="majorBidi" w:cstheme="majorBidi"/>
          <w:noProof/>
          <w:color w:val="000000" w:themeColor="text1"/>
          <w:sz w:val="24"/>
          <w:szCs w:val="24"/>
          <w:lang w:val="en-US"/>
        </w:rPr>
        <w:t xml:space="preserve">      (</w:t>
      </w:r>
      <w:ins w:id="1620" w:author="Tanish Sugnani" w:date="2017-05-16T12:51:00Z">
        <w:r w:rsidR="002B5DAD">
          <w:rPr>
            <w:rFonts w:asciiTheme="majorBidi" w:hAnsiTheme="majorBidi" w:cstheme="majorBidi"/>
            <w:noProof/>
            <w:color w:val="000000" w:themeColor="text1"/>
            <w:sz w:val="24"/>
            <w:szCs w:val="24"/>
            <w:lang w:val="en-US"/>
          </w:rPr>
          <w:t>b</w:t>
        </w:r>
      </w:ins>
      <w:del w:id="1621" w:author="Tanish Sugnani" w:date="2017-05-16T12:51:00Z">
        <w:r w:rsidRPr="000A6A17" w:rsidDel="002B5DAD">
          <w:rPr>
            <w:rFonts w:asciiTheme="majorBidi" w:hAnsiTheme="majorBidi" w:cstheme="majorBidi"/>
            <w:noProof/>
            <w:color w:val="000000" w:themeColor="text1"/>
            <w:sz w:val="24"/>
            <w:szCs w:val="24"/>
            <w:lang w:val="en-US"/>
          </w:rPr>
          <w:delText>B</w:delText>
        </w:r>
      </w:del>
      <w:r w:rsidRPr="000A6A17">
        <w:rPr>
          <w:rFonts w:asciiTheme="majorBidi" w:hAnsiTheme="majorBidi" w:cstheme="majorBidi"/>
          <w:noProof/>
          <w:color w:val="000000" w:themeColor="text1"/>
          <w:sz w:val="24"/>
          <w:szCs w:val="24"/>
          <w:lang w:val="en-US"/>
        </w:rPr>
        <w:t>)</w:t>
      </w:r>
    </w:p>
    <w:p w14:paraId="76427037" w14:textId="77777777" w:rsidR="000A6A17" w:rsidRPr="000A6A17" w:rsidRDefault="000A6A17" w:rsidP="00EF7C0F">
      <w:pPr>
        <w:jc w:val="both"/>
        <w:rPr>
          <w:rFonts w:ascii="Times New Roman" w:hAnsi="Times New Roman" w:cs="Times New Roman"/>
          <w:b/>
          <w:bCs/>
          <w:color w:val="000000" w:themeColor="text1"/>
          <w:sz w:val="36"/>
          <w:szCs w:val="36"/>
        </w:rPr>
      </w:pPr>
      <w:r w:rsidRPr="000A6A17">
        <w:rPr>
          <w:rFonts w:asciiTheme="majorBidi" w:hAnsiTheme="majorBidi" w:cstheme="majorBidi"/>
          <w:noProof/>
          <w:color w:val="000000" w:themeColor="text1"/>
          <w:sz w:val="24"/>
          <w:szCs w:val="24"/>
          <w:lang w:val="en-US"/>
        </w:rPr>
        <w:drawing>
          <wp:inline distT="0" distB="0" distL="0" distR="0" wp14:anchorId="2E6A2F6B" wp14:editId="40B3D86D">
            <wp:extent cx="2607945" cy="2219325"/>
            <wp:effectExtent l="0" t="0" r="1905" b="9525"/>
            <wp:docPr id="18" name="Picture 18" descr="C:\Users\Tanish Sugnani\Documents\final year\output imgs for report\meting 1200\meting012-1200_SWT_fu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anish Sugnani\Documents\final year\output imgs for report\meting 1200\meting012-1200_SWT_fused.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9340" cy="2246042"/>
                    </a:xfrm>
                    <a:prstGeom prst="rect">
                      <a:avLst/>
                    </a:prstGeom>
                    <a:noFill/>
                    <a:ln>
                      <a:noFill/>
                    </a:ln>
                  </pic:spPr>
                </pic:pic>
              </a:graphicData>
            </a:graphic>
          </wp:inline>
        </w:drawing>
      </w:r>
      <w:r>
        <w:rPr>
          <w:rFonts w:asciiTheme="majorBidi" w:hAnsiTheme="majorBidi" w:cstheme="majorBidi"/>
          <w:noProof/>
          <w:color w:val="000000" w:themeColor="text1"/>
          <w:sz w:val="24"/>
          <w:szCs w:val="24"/>
          <w:lang w:val="en-US"/>
        </w:rPr>
        <w:t xml:space="preserve">      </w:t>
      </w:r>
      <w:r w:rsidRPr="000A6A17">
        <w:rPr>
          <w:rFonts w:asciiTheme="majorBidi" w:hAnsiTheme="majorBidi" w:cstheme="majorBidi"/>
          <w:noProof/>
          <w:color w:val="000000" w:themeColor="text1"/>
          <w:sz w:val="24"/>
          <w:szCs w:val="24"/>
          <w:lang w:val="en-US"/>
        </w:rPr>
        <w:drawing>
          <wp:inline distT="0" distB="0" distL="0" distR="0" wp14:anchorId="2416465F" wp14:editId="3FC73D64">
            <wp:extent cx="2657475" cy="2228850"/>
            <wp:effectExtent l="0" t="0" r="9525" b="0"/>
            <wp:docPr id="16" name="Picture 16" descr="C:\Users\Tanish Sugnani\Documents\final year\output imgs for report\meting 1200\meting012-1200_PCNN_fu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nish Sugnani\Documents\final year\output imgs for report\meting 1200\meting012-1200_PCNN_fused.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2736" cy="2233262"/>
                    </a:xfrm>
                    <a:prstGeom prst="rect">
                      <a:avLst/>
                    </a:prstGeom>
                    <a:noFill/>
                    <a:ln>
                      <a:noFill/>
                    </a:ln>
                  </pic:spPr>
                </pic:pic>
              </a:graphicData>
            </a:graphic>
          </wp:inline>
        </w:drawing>
      </w:r>
    </w:p>
    <w:p w14:paraId="6DD7F752" w14:textId="0C82EEBE" w:rsidR="00F6305A" w:rsidRDefault="000A6A17" w:rsidP="000A6A17">
      <w:pPr>
        <w:pStyle w:val="ListParagraph"/>
        <w:autoSpaceDE w:val="0"/>
        <w:autoSpaceDN w:val="0"/>
        <w:adjustRightInd w:val="0"/>
        <w:spacing w:line="360" w:lineRule="auto"/>
        <w:ind w:left="0"/>
        <w:jc w:val="both"/>
        <w:rPr>
          <w:rFonts w:asciiTheme="majorBidi" w:hAnsiTheme="majorBidi" w:cstheme="majorBidi"/>
          <w:noProof/>
          <w:color w:val="000000" w:themeColor="text1"/>
          <w:sz w:val="24"/>
          <w:szCs w:val="24"/>
          <w:lang w:val="en-US"/>
        </w:rPr>
      </w:pPr>
      <w:r>
        <w:rPr>
          <w:rFonts w:asciiTheme="majorBidi" w:hAnsiTheme="majorBidi" w:cstheme="majorBidi"/>
          <w:noProof/>
          <w:color w:val="000000" w:themeColor="text1"/>
          <w:sz w:val="24"/>
          <w:szCs w:val="24"/>
          <w:lang w:val="en-US"/>
        </w:rPr>
        <w:t xml:space="preserve">                           </w:t>
      </w:r>
      <w:r w:rsidR="00F6305A">
        <w:rPr>
          <w:rFonts w:asciiTheme="majorBidi" w:hAnsiTheme="majorBidi" w:cstheme="majorBidi"/>
          <w:noProof/>
          <w:color w:val="000000" w:themeColor="text1"/>
          <w:sz w:val="24"/>
          <w:szCs w:val="24"/>
          <w:lang w:val="en-US"/>
        </w:rPr>
        <w:t xml:space="preserve"> </w:t>
      </w:r>
      <w:r>
        <w:rPr>
          <w:rFonts w:asciiTheme="majorBidi" w:hAnsiTheme="majorBidi" w:cstheme="majorBidi"/>
          <w:noProof/>
          <w:color w:val="000000" w:themeColor="text1"/>
          <w:sz w:val="24"/>
          <w:szCs w:val="24"/>
          <w:lang w:val="en-US"/>
        </w:rPr>
        <w:t xml:space="preserve"> </w:t>
      </w:r>
      <w:r w:rsidR="00F6305A">
        <w:rPr>
          <w:rFonts w:asciiTheme="majorBidi" w:hAnsiTheme="majorBidi" w:cstheme="majorBidi"/>
          <w:noProof/>
          <w:color w:val="000000" w:themeColor="text1"/>
          <w:sz w:val="24"/>
          <w:szCs w:val="24"/>
          <w:lang w:val="en-US"/>
        </w:rPr>
        <w:t xml:space="preserve"> (</w:t>
      </w:r>
      <w:ins w:id="1622" w:author="Tanish Sugnani" w:date="2017-05-16T12:51:00Z">
        <w:r w:rsidR="002B5DAD">
          <w:rPr>
            <w:rFonts w:asciiTheme="majorBidi" w:hAnsiTheme="majorBidi" w:cstheme="majorBidi"/>
            <w:noProof/>
            <w:color w:val="000000" w:themeColor="text1"/>
            <w:sz w:val="24"/>
            <w:szCs w:val="24"/>
            <w:lang w:val="en-US"/>
          </w:rPr>
          <w:t>c</w:t>
        </w:r>
      </w:ins>
      <w:del w:id="1623" w:author="Tanish Sugnani" w:date="2017-05-16T12:51:00Z">
        <w:r w:rsidR="00F6305A" w:rsidDel="002B5DAD">
          <w:rPr>
            <w:rFonts w:asciiTheme="majorBidi" w:hAnsiTheme="majorBidi" w:cstheme="majorBidi"/>
            <w:noProof/>
            <w:color w:val="000000" w:themeColor="text1"/>
            <w:sz w:val="24"/>
            <w:szCs w:val="24"/>
            <w:lang w:val="en-US"/>
          </w:rPr>
          <w:delText>C</w:delText>
        </w:r>
      </w:del>
      <w:r w:rsidR="00F6305A">
        <w:rPr>
          <w:rFonts w:asciiTheme="majorBidi" w:hAnsiTheme="majorBidi" w:cstheme="majorBidi"/>
          <w:noProof/>
          <w:color w:val="000000" w:themeColor="text1"/>
          <w:sz w:val="24"/>
          <w:szCs w:val="24"/>
          <w:lang w:val="en-US"/>
        </w:rPr>
        <w:t>)                                                                      (</w:t>
      </w:r>
      <w:ins w:id="1624" w:author="Tanish Sugnani" w:date="2017-05-16T12:51:00Z">
        <w:r w:rsidR="002B5DAD">
          <w:rPr>
            <w:rFonts w:asciiTheme="majorBidi" w:hAnsiTheme="majorBidi" w:cstheme="majorBidi"/>
            <w:noProof/>
            <w:color w:val="000000" w:themeColor="text1"/>
            <w:sz w:val="24"/>
            <w:szCs w:val="24"/>
            <w:lang w:val="en-US"/>
          </w:rPr>
          <w:t>d</w:t>
        </w:r>
      </w:ins>
      <w:del w:id="1625" w:author="Tanish Sugnani" w:date="2017-05-16T12:51:00Z">
        <w:r w:rsidR="00F6305A" w:rsidDel="002B5DAD">
          <w:rPr>
            <w:rFonts w:asciiTheme="majorBidi" w:hAnsiTheme="majorBidi" w:cstheme="majorBidi"/>
            <w:noProof/>
            <w:color w:val="000000" w:themeColor="text1"/>
            <w:sz w:val="24"/>
            <w:szCs w:val="24"/>
            <w:lang w:val="en-US"/>
          </w:rPr>
          <w:delText>D</w:delText>
        </w:r>
      </w:del>
      <w:r w:rsidR="00F6305A">
        <w:rPr>
          <w:rFonts w:asciiTheme="majorBidi" w:hAnsiTheme="majorBidi" w:cstheme="majorBidi"/>
          <w:noProof/>
          <w:color w:val="000000" w:themeColor="text1"/>
          <w:sz w:val="24"/>
          <w:szCs w:val="24"/>
          <w:lang w:val="en-US"/>
        </w:rPr>
        <w:t>)</w:t>
      </w:r>
    </w:p>
    <w:p w14:paraId="1138030C" w14:textId="77777777" w:rsidR="00F6305A" w:rsidRDefault="00F6305A" w:rsidP="000A6A17">
      <w:pPr>
        <w:pStyle w:val="ListParagraph"/>
        <w:autoSpaceDE w:val="0"/>
        <w:autoSpaceDN w:val="0"/>
        <w:adjustRightInd w:val="0"/>
        <w:spacing w:line="360" w:lineRule="auto"/>
        <w:ind w:left="0"/>
        <w:jc w:val="both"/>
        <w:rPr>
          <w:rFonts w:asciiTheme="majorBidi" w:hAnsiTheme="majorBidi" w:cstheme="majorBidi"/>
          <w:noProof/>
          <w:color w:val="000000" w:themeColor="text1"/>
          <w:sz w:val="24"/>
          <w:szCs w:val="24"/>
          <w:lang w:val="en-US"/>
        </w:rPr>
      </w:pPr>
      <w:r>
        <w:rPr>
          <w:rFonts w:asciiTheme="majorBidi" w:hAnsiTheme="majorBidi" w:cstheme="majorBidi"/>
          <w:noProof/>
          <w:color w:val="000000" w:themeColor="text1"/>
          <w:sz w:val="24"/>
          <w:szCs w:val="24"/>
          <w:lang w:val="en-US"/>
        </w:rPr>
        <w:t xml:space="preserve">                            </w:t>
      </w:r>
      <w:r w:rsidRPr="00F6305A">
        <w:rPr>
          <w:rFonts w:asciiTheme="majorBidi" w:hAnsiTheme="majorBidi" w:cstheme="majorBidi"/>
          <w:noProof/>
          <w:color w:val="000000" w:themeColor="text1"/>
          <w:sz w:val="24"/>
          <w:szCs w:val="24"/>
          <w:lang w:val="en-US"/>
        </w:rPr>
        <w:drawing>
          <wp:inline distT="0" distB="0" distL="0" distR="0" wp14:anchorId="762A52DD" wp14:editId="50B9CC8A">
            <wp:extent cx="3276600" cy="2462222"/>
            <wp:effectExtent l="0" t="0" r="0" b="0"/>
            <wp:docPr id="19" name="Picture 19" descr="C:\Users\Tanish Sugnani\Documents\final year\output imgs for report\meting 1200\meting012-1200_HMSD_fu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anish Sugnani\Documents\final year\output imgs for report\meting 1200\meting012-1200_HMSD_fuse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2270" cy="2466483"/>
                    </a:xfrm>
                    <a:prstGeom prst="rect">
                      <a:avLst/>
                    </a:prstGeom>
                    <a:noFill/>
                    <a:ln>
                      <a:noFill/>
                    </a:ln>
                  </pic:spPr>
                </pic:pic>
              </a:graphicData>
            </a:graphic>
          </wp:inline>
        </w:drawing>
      </w:r>
    </w:p>
    <w:p w14:paraId="2CD99962" w14:textId="2F929288" w:rsidR="00F6305A" w:rsidRDefault="00F6305A" w:rsidP="000A6A17">
      <w:pPr>
        <w:pStyle w:val="ListParagraph"/>
        <w:autoSpaceDE w:val="0"/>
        <w:autoSpaceDN w:val="0"/>
        <w:adjustRightInd w:val="0"/>
        <w:spacing w:line="360" w:lineRule="auto"/>
        <w:ind w:left="0"/>
        <w:jc w:val="both"/>
        <w:rPr>
          <w:rFonts w:asciiTheme="majorBidi" w:hAnsiTheme="majorBidi" w:cstheme="majorBidi"/>
          <w:noProof/>
          <w:color w:val="000000" w:themeColor="text1"/>
          <w:sz w:val="24"/>
          <w:szCs w:val="24"/>
          <w:lang w:val="en-US"/>
        </w:rPr>
      </w:pPr>
      <w:r>
        <w:rPr>
          <w:rFonts w:asciiTheme="majorBidi" w:hAnsiTheme="majorBidi" w:cstheme="majorBidi"/>
          <w:noProof/>
          <w:color w:val="000000" w:themeColor="text1"/>
          <w:sz w:val="24"/>
          <w:szCs w:val="24"/>
          <w:lang w:val="en-US"/>
        </w:rPr>
        <w:t xml:space="preserve">                                                                    (</w:t>
      </w:r>
      <w:ins w:id="1626" w:author="Tanish Sugnani" w:date="2017-05-16T12:51:00Z">
        <w:r w:rsidR="002B5DAD">
          <w:rPr>
            <w:rFonts w:asciiTheme="majorBidi" w:hAnsiTheme="majorBidi" w:cstheme="majorBidi"/>
            <w:noProof/>
            <w:color w:val="000000" w:themeColor="text1"/>
            <w:sz w:val="24"/>
            <w:szCs w:val="24"/>
            <w:lang w:val="en-US"/>
          </w:rPr>
          <w:t>e</w:t>
        </w:r>
      </w:ins>
      <w:del w:id="1627" w:author="Tanish Sugnani" w:date="2017-05-16T12:51:00Z">
        <w:r w:rsidDel="002B5DAD">
          <w:rPr>
            <w:rFonts w:asciiTheme="majorBidi" w:hAnsiTheme="majorBidi" w:cstheme="majorBidi"/>
            <w:noProof/>
            <w:color w:val="000000" w:themeColor="text1"/>
            <w:sz w:val="24"/>
            <w:szCs w:val="24"/>
            <w:lang w:val="en-US"/>
          </w:rPr>
          <w:delText>E</w:delText>
        </w:r>
      </w:del>
      <w:r>
        <w:rPr>
          <w:rFonts w:asciiTheme="majorBidi" w:hAnsiTheme="majorBidi" w:cstheme="majorBidi"/>
          <w:noProof/>
          <w:color w:val="000000" w:themeColor="text1"/>
          <w:sz w:val="24"/>
          <w:szCs w:val="24"/>
          <w:lang w:val="en-US"/>
        </w:rPr>
        <w:t>)</w:t>
      </w:r>
    </w:p>
    <w:p w14:paraId="32DE1D05" w14:textId="4A452FBA" w:rsidR="002D64EF" w:rsidRPr="00DD2988" w:rsidDel="006C5CE1" w:rsidRDefault="00EF7C0F" w:rsidP="00AA5744">
      <w:pPr>
        <w:pStyle w:val="ListParagraph"/>
        <w:autoSpaceDE w:val="0"/>
        <w:autoSpaceDN w:val="0"/>
        <w:adjustRightInd w:val="0"/>
        <w:spacing w:line="360" w:lineRule="auto"/>
        <w:ind w:left="0"/>
        <w:jc w:val="both"/>
        <w:rPr>
          <w:ins w:id="1628" w:author="Tanish Sugnani" w:date="2017-05-16T16:15:00Z"/>
          <w:del w:id="1629" w:author="Tanish Sugnani" w:date="2017-05-16T18:03:00Z"/>
          <w:rFonts w:asciiTheme="majorBidi" w:hAnsiTheme="majorBidi" w:cstheme="majorBidi"/>
          <w:b/>
          <w:noProof/>
          <w:color w:val="000000" w:themeColor="text1"/>
          <w:sz w:val="24"/>
          <w:szCs w:val="24"/>
          <w:lang w:val="en-US"/>
          <w:rPrChange w:id="1630" w:author="Tanish Sugnani" w:date="2017-05-21T03:44:00Z">
            <w:rPr>
              <w:ins w:id="1631" w:author="Tanish Sugnani" w:date="2017-05-16T16:15:00Z"/>
              <w:del w:id="1632" w:author="Tanish Sugnani" w:date="2017-05-16T18:03:00Z"/>
              <w:rFonts w:asciiTheme="majorBidi" w:hAnsiTheme="majorBidi" w:cstheme="majorBidi"/>
              <w:noProof/>
              <w:color w:val="000000" w:themeColor="text1"/>
              <w:sz w:val="24"/>
              <w:szCs w:val="24"/>
              <w:lang w:val="en-US"/>
            </w:rPr>
          </w:rPrChange>
        </w:rPr>
      </w:pPr>
      <w:r w:rsidRPr="00DD2988">
        <w:rPr>
          <w:rFonts w:asciiTheme="majorBidi" w:hAnsiTheme="majorBidi" w:cstheme="majorBidi"/>
          <w:b/>
          <w:noProof/>
          <w:color w:val="000000" w:themeColor="text1"/>
          <w:sz w:val="24"/>
          <w:szCs w:val="24"/>
          <w:lang w:val="en-US"/>
          <w:rPrChange w:id="1633" w:author="Tanish Sugnani" w:date="2017-05-21T03:44:00Z">
            <w:rPr>
              <w:rFonts w:asciiTheme="majorBidi" w:hAnsiTheme="majorBidi" w:cstheme="majorBidi"/>
              <w:noProof/>
              <w:color w:val="000000" w:themeColor="text1"/>
              <w:sz w:val="24"/>
              <w:szCs w:val="24"/>
              <w:lang w:val="en-US"/>
            </w:rPr>
          </w:rPrChange>
        </w:rPr>
        <w:t>Fig</w:t>
      </w:r>
      <w:ins w:id="1634" w:author="Tanish Sugnani" w:date="2017-05-16T13:19:00Z">
        <w:r w:rsidR="00336D79" w:rsidRPr="00DD2988">
          <w:rPr>
            <w:rFonts w:asciiTheme="majorBidi" w:hAnsiTheme="majorBidi" w:cstheme="majorBidi"/>
            <w:b/>
            <w:noProof/>
            <w:color w:val="000000" w:themeColor="text1"/>
            <w:sz w:val="24"/>
            <w:szCs w:val="24"/>
            <w:lang w:val="en-US"/>
            <w:rPrChange w:id="1635" w:author="Tanish Sugnani" w:date="2017-05-21T03:44:00Z">
              <w:rPr>
                <w:rFonts w:asciiTheme="majorBidi" w:hAnsiTheme="majorBidi" w:cstheme="majorBidi"/>
                <w:noProof/>
                <w:color w:val="000000" w:themeColor="text1"/>
                <w:sz w:val="24"/>
                <w:szCs w:val="24"/>
                <w:lang w:val="en-US"/>
              </w:rPr>
            </w:rPrChange>
          </w:rPr>
          <w:t>6.</w:t>
        </w:r>
      </w:ins>
      <w:ins w:id="1636" w:author="Tanish Sugnani" w:date="2017-05-16T18:34:00Z">
        <w:r w:rsidR="00DD2988">
          <w:rPr>
            <w:rFonts w:asciiTheme="majorBidi" w:hAnsiTheme="majorBidi" w:cstheme="majorBidi"/>
            <w:b/>
            <w:noProof/>
            <w:color w:val="000000" w:themeColor="text1"/>
            <w:sz w:val="24"/>
            <w:szCs w:val="24"/>
            <w:lang w:val="en-US"/>
            <w:rPrChange w:id="1637" w:author="Tanish Sugnani" w:date="2017-05-21T03:44:00Z">
              <w:rPr>
                <w:rFonts w:asciiTheme="majorBidi" w:hAnsiTheme="majorBidi" w:cstheme="majorBidi"/>
                <w:b/>
                <w:noProof/>
                <w:color w:val="000000" w:themeColor="text1"/>
                <w:sz w:val="24"/>
                <w:szCs w:val="24"/>
                <w:lang w:val="en-US"/>
              </w:rPr>
            </w:rPrChange>
          </w:rPr>
          <w:t>1</w:t>
        </w:r>
      </w:ins>
      <w:ins w:id="1638" w:author="Tanish Sugnani" w:date="2017-05-21T03:44:00Z">
        <w:r w:rsidR="00231D3A">
          <w:rPr>
            <w:rFonts w:asciiTheme="majorBidi" w:hAnsiTheme="majorBidi" w:cstheme="majorBidi"/>
            <w:b/>
            <w:noProof/>
            <w:color w:val="000000" w:themeColor="text1"/>
            <w:sz w:val="24"/>
            <w:szCs w:val="24"/>
            <w:lang w:val="en-US"/>
          </w:rPr>
          <w:t xml:space="preserve">: </w:t>
        </w:r>
      </w:ins>
      <w:del w:id="1639" w:author="Tanish Sugnani" w:date="2017-05-16T13:19:00Z">
        <w:r w:rsidRPr="00DD2988" w:rsidDel="003C766B">
          <w:rPr>
            <w:rFonts w:asciiTheme="majorBidi" w:hAnsiTheme="majorBidi" w:cstheme="majorBidi"/>
            <w:b/>
            <w:noProof/>
            <w:color w:val="000000" w:themeColor="text1"/>
            <w:sz w:val="24"/>
            <w:szCs w:val="24"/>
            <w:lang w:val="en-US"/>
            <w:rPrChange w:id="1640" w:author="Tanish Sugnani" w:date="2017-05-21T03:44:00Z">
              <w:rPr>
                <w:rFonts w:asciiTheme="majorBidi" w:hAnsiTheme="majorBidi" w:cstheme="majorBidi"/>
                <w:noProof/>
                <w:color w:val="000000" w:themeColor="text1"/>
                <w:sz w:val="24"/>
                <w:szCs w:val="24"/>
                <w:lang w:val="en-US"/>
              </w:rPr>
            </w:rPrChange>
          </w:rPr>
          <w:delText xml:space="preserve"> </w:delText>
        </w:r>
      </w:del>
      <w:r w:rsidRPr="00DD2988">
        <w:rPr>
          <w:rFonts w:asciiTheme="majorBidi" w:hAnsiTheme="majorBidi" w:cstheme="majorBidi"/>
          <w:b/>
          <w:noProof/>
          <w:color w:val="000000" w:themeColor="text1"/>
          <w:sz w:val="24"/>
          <w:szCs w:val="24"/>
          <w:lang w:val="en-US"/>
          <w:rPrChange w:id="1641" w:author="Tanish Sugnani" w:date="2017-05-21T03:44:00Z">
            <w:rPr>
              <w:rFonts w:asciiTheme="majorBidi" w:hAnsiTheme="majorBidi" w:cstheme="majorBidi"/>
              <w:noProof/>
              <w:color w:val="000000" w:themeColor="text1"/>
              <w:sz w:val="24"/>
              <w:szCs w:val="24"/>
              <w:lang w:val="en-US"/>
            </w:rPr>
          </w:rPrChange>
        </w:rPr>
        <w:t>(</w:t>
      </w:r>
      <w:ins w:id="1642" w:author="Tanish Sugnani" w:date="2017-05-16T12:51:00Z">
        <w:r w:rsidR="002B5DAD" w:rsidRPr="00DD2988">
          <w:rPr>
            <w:rFonts w:asciiTheme="majorBidi" w:hAnsiTheme="majorBidi" w:cstheme="majorBidi"/>
            <w:b/>
            <w:noProof/>
            <w:color w:val="000000" w:themeColor="text1"/>
            <w:sz w:val="24"/>
            <w:szCs w:val="24"/>
            <w:lang w:val="en-US"/>
            <w:rPrChange w:id="1643" w:author="Tanish Sugnani" w:date="2017-05-21T03:44:00Z">
              <w:rPr>
                <w:rFonts w:asciiTheme="majorBidi" w:hAnsiTheme="majorBidi" w:cstheme="majorBidi"/>
                <w:noProof/>
                <w:color w:val="000000" w:themeColor="text1"/>
                <w:sz w:val="24"/>
                <w:szCs w:val="24"/>
                <w:lang w:val="en-US"/>
              </w:rPr>
            </w:rPrChange>
          </w:rPr>
          <w:t>a</w:t>
        </w:r>
      </w:ins>
      <w:del w:id="1644" w:author="Tanish Sugnani" w:date="2017-05-16T12:51:00Z">
        <w:r w:rsidRPr="00DD2988" w:rsidDel="002B5DAD">
          <w:rPr>
            <w:rFonts w:asciiTheme="majorBidi" w:hAnsiTheme="majorBidi" w:cstheme="majorBidi"/>
            <w:b/>
            <w:noProof/>
            <w:color w:val="000000" w:themeColor="text1"/>
            <w:sz w:val="24"/>
            <w:szCs w:val="24"/>
            <w:lang w:val="en-US"/>
            <w:rPrChange w:id="1645" w:author="Tanish Sugnani" w:date="2017-05-21T03:44:00Z">
              <w:rPr>
                <w:rFonts w:asciiTheme="majorBidi" w:hAnsiTheme="majorBidi" w:cstheme="majorBidi"/>
                <w:noProof/>
                <w:color w:val="000000" w:themeColor="text1"/>
                <w:sz w:val="24"/>
                <w:szCs w:val="24"/>
                <w:lang w:val="en-US"/>
              </w:rPr>
            </w:rPrChange>
          </w:rPr>
          <w:delText>A</w:delText>
        </w:r>
      </w:del>
      <w:r w:rsidRPr="00DD2988">
        <w:rPr>
          <w:rFonts w:asciiTheme="majorBidi" w:hAnsiTheme="majorBidi" w:cstheme="majorBidi"/>
          <w:b/>
          <w:noProof/>
          <w:color w:val="000000" w:themeColor="text1"/>
          <w:sz w:val="24"/>
          <w:szCs w:val="24"/>
          <w:lang w:val="en-US"/>
          <w:rPrChange w:id="1646" w:author="Tanish Sugnani" w:date="2017-05-21T03:44:00Z">
            <w:rPr>
              <w:rFonts w:asciiTheme="majorBidi" w:hAnsiTheme="majorBidi" w:cstheme="majorBidi"/>
              <w:noProof/>
              <w:color w:val="000000" w:themeColor="text1"/>
              <w:sz w:val="24"/>
              <w:szCs w:val="24"/>
              <w:lang w:val="en-US"/>
            </w:rPr>
          </w:rPrChange>
        </w:rPr>
        <w:t>) Infrared image, (</w:t>
      </w:r>
      <w:ins w:id="1647" w:author="Tanish Sugnani" w:date="2017-05-16T12:51:00Z">
        <w:r w:rsidR="002B5DAD" w:rsidRPr="00DD2988">
          <w:rPr>
            <w:rFonts w:asciiTheme="majorBidi" w:hAnsiTheme="majorBidi" w:cstheme="majorBidi"/>
            <w:b/>
            <w:noProof/>
            <w:color w:val="000000" w:themeColor="text1"/>
            <w:sz w:val="24"/>
            <w:szCs w:val="24"/>
            <w:lang w:val="en-US"/>
            <w:rPrChange w:id="1648" w:author="Tanish Sugnani" w:date="2017-05-21T03:44:00Z">
              <w:rPr>
                <w:rFonts w:asciiTheme="majorBidi" w:hAnsiTheme="majorBidi" w:cstheme="majorBidi"/>
                <w:noProof/>
                <w:color w:val="000000" w:themeColor="text1"/>
                <w:sz w:val="24"/>
                <w:szCs w:val="24"/>
                <w:lang w:val="en-US"/>
              </w:rPr>
            </w:rPrChange>
          </w:rPr>
          <w:t>b</w:t>
        </w:r>
      </w:ins>
      <w:del w:id="1649" w:author="Tanish Sugnani" w:date="2017-05-16T12:51:00Z">
        <w:r w:rsidRPr="00DD2988" w:rsidDel="002B5DAD">
          <w:rPr>
            <w:rFonts w:asciiTheme="majorBidi" w:hAnsiTheme="majorBidi" w:cstheme="majorBidi"/>
            <w:b/>
            <w:noProof/>
            <w:color w:val="000000" w:themeColor="text1"/>
            <w:sz w:val="24"/>
            <w:szCs w:val="24"/>
            <w:lang w:val="en-US"/>
            <w:rPrChange w:id="1650" w:author="Tanish Sugnani" w:date="2017-05-21T03:44:00Z">
              <w:rPr>
                <w:rFonts w:asciiTheme="majorBidi" w:hAnsiTheme="majorBidi" w:cstheme="majorBidi"/>
                <w:noProof/>
                <w:color w:val="000000" w:themeColor="text1"/>
                <w:sz w:val="24"/>
                <w:szCs w:val="24"/>
                <w:lang w:val="en-US"/>
              </w:rPr>
            </w:rPrChange>
          </w:rPr>
          <w:delText>B</w:delText>
        </w:r>
      </w:del>
      <w:r w:rsidRPr="00DD2988">
        <w:rPr>
          <w:rFonts w:asciiTheme="majorBidi" w:hAnsiTheme="majorBidi" w:cstheme="majorBidi"/>
          <w:b/>
          <w:noProof/>
          <w:color w:val="000000" w:themeColor="text1"/>
          <w:sz w:val="24"/>
          <w:szCs w:val="24"/>
          <w:lang w:val="en-US"/>
          <w:rPrChange w:id="1651" w:author="Tanish Sugnani" w:date="2017-05-21T03:44:00Z">
            <w:rPr>
              <w:rFonts w:asciiTheme="majorBidi" w:hAnsiTheme="majorBidi" w:cstheme="majorBidi"/>
              <w:noProof/>
              <w:color w:val="000000" w:themeColor="text1"/>
              <w:sz w:val="24"/>
              <w:szCs w:val="24"/>
              <w:lang w:val="en-US"/>
            </w:rPr>
          </w:rPrChange>
        </w:rPr>
        <w:t>) Visible image, (</w:t>
      </w:r>
      <w:ins w:id="1652" w:author="Tanish Sugnani" w:date="2017-05-16T12:51:00Z">
        <w:r w:rsidR="002B5DAD" w:rsidRPr="00DD2988">
          <w:rPr>
            <w:rFonts w:asciiTheme="majorBidi" w:hAnsiTheme="majorBidi" w:cstheme="majorBidi"/>
            <w:b/>
            <w:noProof/>
            <w:color w:val="000000" w:themeColor="text1"/>
            <w:sz w:val="24"/>
            <w:szCs w:val="24"/>
            <w:lang w:val="en-US"/>
            <w:rPrChange w:id="1653" w:author="Tanish Sugnani" w:date="2017-05-21T03:44:00Z">
              <w:rPr>
                <w:rFonts w:asciiTheme="majorBidi" w:hAnsiTheme="majorBidi" w:cstheme="majorBidi"/>
                <w:noProof/>
                <w:color w:val="000000" w:themeColor="text1"/>
                <w:sz w:val="24"/>
                <w:szCs w:val="24"/>
                <w:lang w:val="en-US"/>
              </w:rPr>
            </w:rPrChange>
          </w:rPr>
          <w:t>c</w:t>
        </w:r>
      </w:ins>
      <w:del w:id="1654" w:author="Tanish Sugnani" w:date="2017-05-16T12:51:00Z">
        <w:r w:rsidRPr="00DD2988" w:rsidDel="002B5DAD">
          <w:rPr>
            <w:rFonts w:asciiTheme="majorBidi" w:hAnsiTheme="majorBidi" w:cstheme="majorBidi"/>
            <w:b/>
            <w:noProof/>
            <w:color w:val="000000" w:themeColor="text1"/>
            <w:sz w:val="24"/>
            <w:szCs w:val="24"/>
            <w:lang w:val="en-US"/>
            <w:rPrChange w:id="1655" w:author="Tanish Sugnani" w:date="2017-05-21T03:44:00Z">
              <w:rPr>
                <w:rFonts w:asciiTheme="majorBidi" w:hAnsiTheme="majorBidi" w:cstheme="majorBidi"/>
                <w:noProof/>
                <w:color w:val="000000" w:themeColor="text1"/>
                <w:sz w:val="24"/>
                <w:szCs w:val="24"/>
                <w:lang w:val="en-US"/>
              </w:rPr>
            </w:rPrChange>
          </w:rPr>
          <w:delText>C</w:delText>
        </w:r>
      </w:del>
      <w:r w:rsidRPr="00DD2988">
        <w:rPr>
          <w:rFonts w:asciiTheme="majorBidi" w:hAnsiTheme="majorBidi" w:cstheme="majorBidi"/>
          <w:b/>
          <w:noProof/>
          <w:color w:val="000000" w:themeColor="text1"/>
          <w:sz w:val="24"/>
          <w:szCs w:val="24"/>
          <w:lang w:val="en-US"/>
          <w:rPrChange w:id="1656" w:author="Tanish Sugnani" w:date="2017-05-21T03:44:00Z">
            <w:rPr>
              <w:rFonts w:asciiTheme="majorBidi" w:hAnsiTheme="majorBidi" w:cstheme="majorBidi"/>
              <w:noProof/>
              <w:color w:val="000000" w:themeColor="text1"/>
              <w:sz w:val="24"/>
              <w:szCs w:val="24"/>
              <w:lang w:val="en-US"/>
            </w:rPr>
          </w:rPrChange>
        </w:rPr>
        <w:t>) SWT, (</w:t>
      </w:r>
      <w:ins w:id="1657" w:author="Tanish Sugnani" w:date="2017-05-16T12:51:00Z">
        <w:r w:rsidR="002B5DAD" w:rsidRPr="00DD2988">
          <w:rPr>
            <w:rFonts w:asciiTheme="majorBidi" w:hAnsiTheme="majorBidi" w:cstheme="majorBidi"/>
            <w:b/>
            <w:noProof/>
            <w:color w:val="000000" w:themeColor="text1"/>
            <w:sz w:val="24"/>
            <w:szCs w:val="24"/>
            <w:lang w:val="en-US"/>
            <w:rPrChange w:id="1658" w:author="Tanish Sugnani" w:date="2017-05-21T03:44:00Z">
              <w:rPr>
                <w:rFonts w:asciiTheme="majorBidi" w:hAnsiTheme="majorBidi" w:cstheme="majorBidi"/>
                <w:noProof/>
                <w:color w:val="000000" w:themeColor="text1"/>
                <w:sz w:val="24"/>
                <w:szCs w:val="24"/>
                <w:lang w:val="en-US"/>
              </w:rPr>
            </w:rPrChange>
          </w:rPr>
          <w:t>d</w:t>
        </w:r>
      </w:ins>
      <w:del w:id="1659" w:author="Tanish Sugnani" w:date="2017-05-16T12:51:00Z">
        <w:r w:rsidRPr="00DD2988" w:rsidDel="002B5DAD">
          <w:rPr>
            <w:rFonts w:asciiTheme="majorBidi" w:hAnsiTheme="majorBidi" w:cstheme="majorBidi"/>
            <w:b/>
            <w:noProof/>
            <w:color w:val="000000" w:themeColor="text1"/>
            <w:sz w:val="24"/>
            <w:szCs w:val="24"/>
            <w:lang w:val="en-US"/>
            <w:rPrChange w:id="1660" w:author="Tanish Sugnani" w:date="2017-05-21T03:44:00Z">
              <w:rPr>
                <w:rFonts w:asciiTheme="majorBidi" w:hAnsiTheme="majorBidi" w:cstheme="majorBidi"/>
                <w:noProof/>
                <w:color w:val="000000" w:themeColor="text1"/>
                <w:sz w:val="24"/>
                <w:szCs w:val="24"/>
                <w:lang w:val="en-US"/>
              </w:rPr>
            </w:rPrChange>
          </w:rPr>
          <w:delText>D</w:delText>
        </w:r>
      </w:del>
      <w:r w:rsidRPr="00DD2988">
        <w:rPr>
          <w:rFonts w:asciiTheme="majorBidi" w:hAnsiTheme="majorBidi" w:cstheme="majorBidi"/>
          <w:b/>
          <w:noProof/>
          <w:color w:val="000000" w:themeColor="text1"/>
          <w:sz w:val="24"/>
          <w:szCs w:val="24"/>
          <w:lang w:val="en-US"/>
          <w:rPrChange w:id="1661" w:author="Tanish Sugnani" w:date="2017-05-21T03:44:00Z">
            <w:rPr>
              <w:rFonts w:asciiTheme="majorBidi" w:hAnsiTheme="majorBidi" w:cstheme="majorBidi"/>
              <w:noProof/>
              <w:color w:val="000000" w:themeColor="text1"/>
              <w:sz w:val="24"/>
              <w:szCs w:val="24"/>
              <w:lang w:val="en-US"/>
            </w:rPr>
          </w:rPrChange>
        </w:rPr>
        <w:t>) PCNN, (</w:t>
      </w:r>
      <w:ins w:id="1662" w:author="Tanish Sugnani" w:date="2017-05-16T12:51:00Z">
        <w:r w:rsidR="002B5DAD" w:rsidRPr="00DD2988">
          <w:rPr>
            <w:rFonts w:asciiTheme="majorBidi" w:hAnsiTheme="majorBidi" w:cstheme="majorBidi"/>
            <w:b/>
            <w:noProof/>
            <w:color w:val="000000" w:themeColor="text1"/>
            <w:sz w:val="24"/>
            <w:szCs w:val="24"/>
            <w:lang w:val="en-US"/>
            <w:rPrChange w:id="1663" w:author="Tanish Sugnani" w:date="2017-05-21T03:44:00Z">
              <w:rPr>
                <w:rFonts w:asciiTheme="majorBidi" w:hAnsiTheme="majorBidi" w:cstheme="majorBidi"/>
                <w:noProof/>
                <w:color w:val="000000" w:themeColor="text1"/>
                <w:sz w:val="24"/>
                <w:szCs w:val="24"/>
                <w:lang w:val="en-US"/>
              </w:rPr>
            </w:rPrChange>
          </w:rPr>
          <w:t>e</w:t>
        </w:r>
      </w:ins>
      <w:del w:id="1664" w:author="Tanish Sugnani" w:date="2017-05-16T12:51:00Z">
        <w:r w:rsidRPr="00DD2988" w:rsidDel="002B5DAD">
          <w:rPr>
            <w:rFonts w:asciiTheme="majorBidi" w:hAnsiTheme="majorBidi" w:cstheme="majorBidi"/>
            <w:b/>
            <w:noProof/>
            <w:color w:val="000000" w:themeColor="text1"/>
            <w:sz w:val="24"/>
            <w:szCs w:val="24"/>
            <w:lang w:val="en-US"/>
            <w:rPrChange w:id="1665" w:author="Tanish Sugnani" w:date="2017-05-21T03:44:00Z">
              <w:rPr>
                <w:rFonts w:asciiTheme="majorBidi" w:hAnsiTheme="majorBidi" w:cstheme="majorBidi"/>
                <w:noProof/>
                <w:color w:val="000000" w:themeColor="text1"/>
                <w:sz w:val="24"/>
                <w:szCs w:val="24"/>
                <w:lang w:val="en-US"/>
              </w:rPr>
            </w:rPrChange>
          </w:rPr>
          <w:delText>E</w:delText>
        </w:r>
      </w:del>
      <w:r w:rsidRPr="00DD2988">
        <w:rPr>
          <w:rFonts w:asciiTheme="majorBidi" w:hAnsiTheme="majorBidi" w:cstheme="majorBidi"/>
          <w:b/>
          <w:noProof/>
          <w:color w:val="000000" w:themeColor="text1"/>
          <w:sz w:val="24"/>
          <w:szCs w:val="24"/>
          <w:lang w:val="en-US"/>
          <w:rPrChange w:id="1666" w:author="Tanish Sugnani" w:date="2017-05-21T03:44:00Z">
            <w:rPr>
              <w:rFonts w:asciiTheme="majorBidi" w:hAnsiTheme="majorBidi" w:cstheme="majorBidi"/>
              <w:noProof/>
              <w:color w:val="000000" w:themeColor="text1"/>
              <w:sz w:val="24"/>
              <w:szCs w:val="24"/>
              <w:lang w:val="en-US"/>
            </w:rPr>
          </w:rPrChange>
        </w:rPr>
        <w:t xml:space="preserve">) </w:t>
      </w:r>
      <w:r w:rsidR="00AA5744" w:rsidRPr="00DD2988">
        <w:rPr>
          <w:rFonts w:asciiTheme="majorBidi" w:hAnsiTheme="majorBidi" w:cstheme="majorBidi"/>
          <w:b/>
          <w:noProof/>
          <w:color w:val="000000" w:themeColor="text1"/>
          <w:sz w:val="24"/>
          <w:szCs w:val="24"/>
          <w:lang w:val="en-US"/>
          <w:rPrChange w:id="1667" w:author="Tanish Sugnani" w:date="2017-05-21T03:44:00Z">
            <w:rPr>
              <w:rFonts w:asciiTheme="majorBidi" w:hAnsiTheme="majorBidi" w:cstheme="majorBidi"/>
              <w:noProof/>
              <w:color w:val="000000" w:themeColor="text1"/>
              <w:sz w:val="24"/>
              <w:szCs w:val="24"/>
              <w:lang w:val="en-US"/>
            </w:rPr>
          </w:rPrChange>
        </w:rPr>
        <w:t>Proposed H</w:t>
      </w:r>
      <w:del w:id="1668" w:author="Tanish Sugnani" w:date="2017-05-16T18:34:00Z">
        <w:r w:rsidR="00AA5744" w:rsidRPr="00DD2988" w:rsidDel="00336D79">
          <w:rPr>
            <w:rFonts w:asciiTheme="majorBidi" w:hAnsiTheme="majorBidi" w:cstheme="majorBidi"/>
            <w:b/>
            <w:noProof/>
            <w:color w:val="000000" w:themeColor="text1"/>
            <w:sz w:val="24"/>
            <w:szCs w:val="24"/>
            <w:lang w:val="en-US"/>
            <w:rPrChange w:id="1669" w:author="Tanish Sugnani" w:date="2017-05-21T03:44:00Z">
              <w:rPr>
                <w:rFonts w:asciiTheme="majorBidi" w:hAnsiTheme="majorBidi" w:cstheme="majorBidi"/>
                <w:noProof/>
                <w:color w:val="000000" w:themeColor="text1"/>
                <w:sz w:val="24"/>
                <w:szCs w:val="24"/>
                <w:lang w:val="en-US"/>
              </w:rPr>
            </w:rPrChange>
          </w:rPr>
          <w:delText>ybrid-</w:delText>
        </w:r>
      </w:del>
      <w:r w:rsidR="00AA5744" w:rsidRPr="00DD2988">
        <w:rPr>
          <w:rFonts w:asciiTheme="majorBidi" w:hAnsiTheme="majorBidi" w:cstheme="majorBidi"/>
          <w:b/>
          <w:noProof/>
          <w:color w:val="000000" w:themeColor="text1"/>
          <w:sz w:val="24"/>
          <w:szCs w:val="24"/>
          <w:lang w:val="en-US"/>
          <w:rPrChange w:id="1670" w:author="Tanish Sugnani" w:date="2017-05-21T03:44:00Z">
            <w:rPr>
              <w:rFonts w:asciiTheme="majorBidi" w:hAnsiTheme="majorBidi" w:cstheme="majorBidi"/>
              <w:noProof/>
              <w:color w:val="000000" w:themeColor="text1"/>
              <w:sz w:val="24"/>
              <w:szCs w:val="24"/>
              <w:lang w:val="en-US"/>
            </w:rPr>
          </w:rPrChange>
        </w:rPr>
        <w:t>MSD</w:t>
      </w:r>
    </w:p>
    <w:p w14:paraId="4E475A6C" w14:textId="09A03787" w:rsidR="002D64EF" w:rsidRDefault="002D64EF" w:rsidP="00753B6F">
      <w:pPr>
        <w:pStyle w:val="ListParagraph"/>
        <w:autoSpaceDE w:val="0"/>
        <w:autoSpaceDN w:val="0"/>
        <w:adjustRightInd w:val="0"/>
        <w:spacing w:line="360" w:lineRule="auto"/>
        <w:ind w:left="0"/>
        <w:jc w:val="both"/>
        <w:rPr>
          <w:ins w:id="1671" w:author="Tanish Sugnani" w:date="2017-05-16T16:11:00Z"/>
          <w:noProof/>
          <w:lang w:val="en-US"/>
        </w:rPr>
      </w:pPr>
    </w:p>
    <w:p w14:paraId="0C56A782" w14:textId="77777777" w:rsidR="002D64EF" w:rsidRDefault="002D64EF" w:rsidP="002D64EF">
      <w:pPr>
        <w:spacing w:line="360" w:lineRule="auto"/>
        <w:jc w:val="both"/>
        <w:rPr>
          <w:ins w:id="1672" w:author="Tanish Sugnani" w:date="2017-05-16T16:17:00Z"/>
          <w:rFonts w:asciiTheme="majorBidi" w:hAnsiTheme="majorBidi" w:cstheme="majorBidi"/>
          <w:noProof/>
          <w:color w:val="000000" w:themeColor="text1"/>
          <w:sz w:val="24"/>
          <w:szCs w:val="24"/>
          <w:lang w:val="en-US"/>
        </w:rPr>
      </w:pPr>
      <w:ins w:id="1673" w:author="Tanish Sugnani" w:date="2017-05-16T16:15:00Z">
        <w:r w:rsidRPr="0094510E">
          <w:rPr>
            <w:rFonts w:asciiTheme="majorBidi" w:hAnsiTheme="majorBidi" w:cstheme="majorBidi"/>
            <w:noProof/>
            <w:color w:val="000000" w:themeColor="text1"/>
            <w:sz w:val="24"/>
            <w:szCs w:val="24"/>
            <w:lang w:val="en-US"/>
          </w:rPr>
          <w:lastRenderedPageBreak/>
          <w:t>1. Subjective performance evaluation</w:t>
        </w:r>
      </w:ins>
    </w:p>
    <w:p w14:paraId="1E23E7B6" w14:textId="188D2F97" w:rsidR="003E5BE8" w:rsidRDefault="00336D79" w:rsidP="002D64EF">
      <w:pPr>
        <w:spacing w:line="360" w:lineRule="auto"/>
        <w:jc w:val="both"/>
        <w:rPr>
          <w:ins w:id="1674" w:author="Tanish Sugnani" w:date="2017-05-16T16:16:00Z"/>
          <w:rFonts w:asciiTheme="majorBidi" w:hAnsiTheme="majorBidi" w:cstheme="majorBidi"/>
          <w:noProof/>
          <w:color w:val="000000" w:themeColor="text1"/>
          <w:sz w:val="24"/>
          <w:szCs w:val="24"/>
          <w:lang w:val="en-US"/>
        </w:rPr>
      </w:pPr>
      <w:ins w:id="1675" w:author="Tanish Sugnani" w:date="2017-05-16T16:17:00Z">
        <w:r>
          <w:rPr>
            <w:rFonts w:asciiTheme="majorBidi" w:hAnsiTheme="majorBidi" w:cstheme="majorBidi"/>
            <w:noProof/>
            <w:color w:val="000000" w:themeColor="text1"/>
            <w:sz w:val="24"/>
            <w:szCs w:val="24"/>
            <w:lang w:val="en-US"/>
          </w:rPr>
          <w:t>Fig6</w:t>
        </w:r>
      </w:ins>
      <w:ins w:id="1676" w:author="Tanish Sugnani" w:date="2017-05-16T18:36:00Z">
        <w:r>
          <w:rPr>
            <w:rFonts w:asciiTheme="majorBidi" w:hAnsiTheme="majorBidi" w:cstheme="majorBidi"/>
            <w:noProof/>
            <w:color w:val="000000" w:themeColor="text1"/>
            <w:sz w:val="24"/>
            <w:szCs w:val="24"/>
            <w:lang w:val="en-US"/>
          </w:rPr>
          <w:t>.1</w:t>
        </w:r>
      </w:ins>
      <w:ins w:id="1677" w:author="Tanish Sugnani" w:date="2017-05-16T16:17:00Z">
        <w:r w:rsidR="003E5BE8" w:rsidRPr="0094510E">
          <w:rPr>
            <w:rFonts w:asciiTheme="majorBidi" w:hAnsiTheme="majorBidi" w:cstheme="majorBidi"/>
            <w:noProof/>
            <w:color w:val="000000" w:themeColor="text1"/>
            <w:sz w:val="24"/>
            <w:szCs w:val="24"/>
            <w:lang w:val="en-US"/>
          </w:rPr>
          <w:t xml:space="preserve"> shows the experimental results on "meting012".</w:t>
        </w:r>
      </w:ins>
    </w:p>
    <w:p w14:paraId="17FA0FA6" w14:textId="77777777" w:rsidR="002D64EF" w:rsidRPr="0094510E" w:rsidRDefault="002D64EF" w:rsidP="002D64EF">
      <w:pPr>
        <w:spacing w:line="360" w:lineRule="auto"/>
        <w:jc w:val="both"/>
        <w:rPr>
          <w:ins w:id="1678" w:author="Tanish Sugnani" w:date="2017-05-16T16:16:00Z"/>
          <w:rFonts w:asciiTheme="majorBidi" w:hAnsiTheme="majorBidi" w:cstheme="majorBidi"/>
          <w:noProof/>
          <w:color w:val="000000" w:themeColor="text1"/>
          <w:sz w:val="24"/>
          <w:szCs w:val="24"/>
          <w:lang w:val="en-US"/>
        </w:rPr>
      </w:pPr>
      <w:ins w:id="1679" w:author="Tanish Sugnani" w:date="2017-05-16T16:16:00Z">
        <w:r w:rsidRPr="0094510E">
          <w:rPr>
            <w:rFonts w:asciiTheme="majorBidi" w:hAnsiTheme="majorBidi" w:cstheme="majorBidi"/>
            <w:noProof/>
            <w:color w:val="000000" w:themeColor="text1"/>
            <w:sz w:val="24"/>
            <w:szCs w:val="24"/>
            <w:lang w:val="en-US"/>
          </w:rPr>
          <w:t>Fig (a) and Fig (b) shows the input visible and infrared images respectively. Fig (c), Fig(d) are the fused output images using SWT and PCNN method respectively. Fig (e) is</w:t>
        </w:r>
        <w:r>
          <w:rPr>
            <w:rFonts w:asciiTheme="majorBidi" w:hAnsiTheme="majorBidi" w:cstheme="majorBidi"/>
            <w:noProof/>
            <w:color w:val="000000" w:themeColor="text1"/>
            <w:sz w:val="24"/>
            <w:szCs w:val="24"/>
            <w:lang w:val="en-US"/>
          </w:rPr>
          <w:t xml:space="preserve"> the fused output from proposed Hybrid-</w:t>
        </w:r>
        <w:r w:rsidRPr="0094510E">
          <w:rPr>
            <w:rFonts w:asciiTheme="majorBidi" w:hAnsiTheme="majorBidi" w:cstheme="majorBidi"/>
            <w:noProof/>
            <w:color w:val="000000" w:themeColor="text1"/>
            <w:sz w:val="24"/>
            <w:szCs w:val="24"/>
            <w:lang w:val="en-US"/>
          </w:rPr>
          <w:t xml:space="preserve">MSD method. The man behind the smoke can't be seen in visible image but the smoke and surroundings are clear. In infrared image the man behind the smoke can be seen clearly but the smoke can't be seen and the surrounding has less texture detail compared to the visible image. </w:t>
        </w:r>
        <w:r>
          <w:rPr>
            <w:rFonts w:asciiTheme="majorBidi" w:hAnsiTheme="majorBidi" w:cstheme="majorBidi"/>
            <w:noProof/>
            <w:color w:val="000000" w:themeColor="text1"/>
            <w:sz w:val="24"/>
            <w:szCs w:val="24"/>
            <w:lang w:val="en-US"/>
          </w:rPr>
          <w:t>The s</w:t>
        </w:r>
        <w:r w:rsidRPr="0094510E">
          <w:rPr>
            <w:rFonts w:asciiTheme="majorBidi" w:hAnsiTheme="majorBidi" w:cstheme="majorBidi"/>
            <w:noProof/>
            <w:color w:val="000000" w:themeColor="text1"/>
            <w:sz w:val="24"/>
            <w:szCs w:val="24"/>
            <w:lang w:val="en-US"/>
          </w:rPr>
          <w:t xml:space="preserve">moke, </w:t>
        </w:r>
        <w:r>
          <w:rPr>
            <w:rFonts w:asciiTheme="majorBidi" w:hAnsiTheme="majorBidi" w:cstheme="majorBidi"/>
            <w:noProof/>
            <w:color w:val="000000" w:themeColor="text1"/>
            <w:sz w:val="24"/>
            <w:szCs w:val="24"/>
            <w:lang w:val="en-US"/>
          </w:rPr>
          <w:t xml:space="preserve">the </w:t>
        </w:r>
        <w:r w:rsidRPr="0094510E">
          <w:rPr>
            <w:rFonts w:asciiTheme="majorBidi" w:hAnsiTheme="majorBidi" w:cstheme="majorBidi"/>
            <w:noProof/>
            <w:color w:val="000000" w:themeColor="text1"/>
            <w:sz w:val="24"/>
            <w:szCs w:val="24"/>
            <w:lang w:val="en-US"/>
          </w:rPr>
          <w:t>man hiding behin</w:t>
        </w:r>
        <w:r>
          <w:rPr>
            <w:rFonts w:asciiTheme="majorBidi" w:hAnsiTheme="majorBidi" w:cstheme="majorBidi"/>
            <w:noProof/>
            <w:color w:val="000000" w:themeColor="text1"/>
            <w:sz w:val="24"/>
            <w:szCs w:val="24"/>
            <w:lang w:val="en-US"/>
          </w:rPr>
          <w:t>d the smoke and the surrounings are</w:t>
        </w:r>
        <w:r w:rsidRPr="0094510E">
          <w:rPr>
            <w:rFonts w:asciiTheme="majorBidi" w:hAnsiTheme="majorBidi" w:cstheme="majorBidi"/>
            <w:noProof/>
            <w:color w:val="000000" w:themeColor="text1"/>
            <w:sz w:val="24"/>
            <w:szCs w:val="24"/>
            <w:lang w:val="en-US"/>
          </w:rPr>
          <w:t xml:space="preserve"> clear in</w:t>
        </w:r>
        <w:r>
          <w:rPr>
            <w:rFonts w:asciiTheme="majorBidi" w:hAnsiTheme="majorBidi" w:cstheme="majorBidi"/>
            <w:noProof/>
            <w:color w:val="000000" w:themeColor="text1"/>
            <w:sz w:val="24"/>
            <w:szCs w:val="24"/>
            <w:lang w:val="en-US"/>
          </w:rPr>
          <w:t xml:space="preserve"> the</w:t>
        </w:r>
        <w:r w:rsidRPr="0094510E">
          <w:rPr>
            <w:rFonts w:asciiTheme="majorBidi" w:hAnsiTheme="majorBidi" w:cstheme="majorBidi"/>
            <w:noProof/>
            <w:color w:val="000000" w:themeColor="text1"/>
            <w:sz w:val="24"/>
            <w:szCs w:val="24"/>
            <w:lang w:val="en-US"/>
          </w:rPr>
          <w:t xml:space="preserve"> fused image. All the fusion methods extract the input image features and dis</w:t>
        </w:r>
        <w:r>
          <w:rPr>
            <w:rFonts w:asciiTheme="majorBidi" w:hAnsiTheme="majorBidi" w:cstheme="majorBidi"/>
            <w:noProof/>
            <w:color w:val="000000" w:themeColor="text1"/>
            <w:sz w:val="24"/>
            <w:szCs w:val="24"/>
            <w:lang w:val="en-US"/>
          </w:rPr>
          <w:t xml:space="preserve">play it, but </w:t>
        </w:r>
        <w:r w:rsidRPr="0094510E">
          <w:rPr>
            <w:rFonts w:asciiTheme="majorBidi" w:hAnsiTheme="majorBidi" w:cstheme="majorBidi"/>
            <w:noProof/>
            <w:color w:val="000000" w:themeColor="text1"/>
            <w:sz w:val="24"/>
            <w:szCs w:val="24"/>
            <w:lang w:val="en-US"/>
          </w:rPr>
          <w:t xml:space="preserve"> there wi</w:t>
        </w:r>
        <w:r>
          <w:rPr>
            <w:rFonts w:asciiTheme="majorBidi" w:hAnsiTheme="majorBidi" w:cstheme="majorBidi"/>
            <w:noProof/>
            <w:color w:val="000000" w:themeColor="text1"/>
            <w:sz w:val="24"/>
            <w:szCs w:val="24"/>
            <w:lang w:val="en-US"/>
          </w:rPr>
          <w:t xml:space="preserve">ll be difference in </w:t>
        </w:r>
        <w:r w:rsidRPr="0094510E">
          <w:rPr>
            <w:rFonts w:asciiTheme="majorBidi" w:hAnsiTheme="majorBidi" w:cstheme="majorBidi"/>
            <w:noProof/>
            <w:color w:val="000000" w:themeColor="text1"/>
            <w:sz w:val="24"/>
            <w:szCs w:val="24"/>
            <w:lang w:val="en-US"/>
          </w:rPr>
          <w:t>cont</w:t>
        </w:r>
        <w:r>
          <w:rPr>
            <w:rFonts w:asciiTheme="majorBidi" w:hAnsiTheme="majorBidi" w:cstheme="majorBidi"/>
            <w:noProof/>
            <w:color w:val="000000" w:themeColor="text1"/>
            <w:sz w:val="24"/>
            <w:szCs w:val="24"/>
            <w:lang w:val="en-US"/>
          </w:rPr>
          <w:t>rast, details and visual quality of the fused images.</w:t>
        </w:r>
      </w:ins>
    </w:p>
    <w:p w14:paraId="6F37117E" w14:textId="77777777" w:rsidR="002D64EF" w:rsidRPr="0094510E" w:rsidRDefault="002D64EF" w:rsidP="002D64EF">
      <w:pPr>
        <w:spacing w:line="360" w:lineRule="auto"/>
        <w:jc w:val="both"/>
        <w:rPr>
          <w:ins w:id="1680" w:author="Tanish Sugnani" w:date="2017-05-16T16:16:00Z"/>
          <w:rFonts w:asciiTheme="majorBidi" w:hAnsiTheme="majorBidi" w:cstheme="majorBidi"/>
          <w:noProof/>
          <w:color w:val="000000" w:themeColor="text1"/>
          <w:sz w:val="24"/>
          <w:szCs w:val="24"/>
          <w:lang w:val="en-US"/>
        </w:rPr>
      </w:pPr>
      <w:ins w:id="1681" w:author="Tanish Sugnani" w:date="2017-05-16T16:16:00Z">
        <w:r w:rsidRPr="0094510E">
          <w:rPr>
            <w:rFonts w:asciiTheme="majorBidi" w:hAnsiTheme="majorBidi" w:cstheme="majorBidi"/>
            <w:noProof/>
            <w:color w:val="000000" w:themeColor="text1"/>
            <w:sz w:val="24"/>
            <w:szCs w:val="24"/>
            <w:lang w:val="en-US"/>
          </w:rPr>
          <w:t xml:space="preserve"> Fig (c) shows the fused output base</w:t>
        </w:r>
        <w:r>
          <w:rPr>
            <w:rFonts w:asciiTheme="majorBidi" w:hAnsiTheme="majorBidi" w:cstheme="majorBidi"/>
            <w:noProof/>
            <w:color w:val="000000" w:themeColor="text1"/>
            <w:sz w:val="24"/>
            <w:szCs w:val="24"/>
            <w:lang w:val="en-US"/>
          </w:rPr>
          <w:t>d on SWT method, in which we can notice</w:t>
        </w:r>
        <w:r w:rsidRPr="0094510E">
          <w:rPr>
            <w:rFonts w:asciiTheme="majorBidi" w:hAnsiTheme="majorBidi" w:cstheme="majorBidi"/>
            <w:noProof/>
            <w:color w:val="000000" w:themeColor="text1"/>
            <w:sz w:val="24"/>
            <w:szCs w:val="24"/>
            <w:lang w:val="en-US"/>
          </w:rPr>
          <w:t xml:space="preserve"> that the smoke and the surrounding </w:t>
        </w:r>
        <w:r>
          <w:rPr>
            <w:rFonts w:asciiTheme="majorBidi" w:hAnsiTheme="majorBidi" w:cstheme="majorBidi"/>
            <w:noProof/>
            <w:color w:val="000000" w:themeColor="text1"/>
            <w:sz w:val="24"/>
            <w:szCs w:val="24"/>
            <w:lang w:val="en-US"/>
          </w:rPr>
          <w:t>texture details are not clear a</w:t>
        </w:r>
        <w:r w:rsidRPr="0094510E">
          <w:rPr>
            <w:rFonts w:asciiTheme="majorBidi" w:hAnsiTheme="majorBidi" w:cstheme="majorBidi"/>
            <w:noProof/>
            <w:color w:val="000000" w:themeColor="text1"/>
            <w:sz w:val="24"/>
            <w:szCs w:val="24"/>
            <w:lang w:val="en-US"/>
          </w:rPr>
          <w:t>nd the backgr</w:t>
        </w:r>
        <w:r>
          <w:rPr>
            <w:rFonts w:asciiTheme="majorBidi" w:hAnsiTheme="majorBidi" w:cstheme="majorBidi"/>
            <w:noProof/>
            <w:color w:val="000000" w:themeColor="text1"/>
            <w:sz w:val="24"/>
            <w:szCs w:val="24"/>
            <w:lang w:val="en-US"/>
          </w:rPr>
          <w:t>ound in</w:t>
        </w:r>
        <w:r w:rsidRPr="0094510E">
          <w:rPr>
            <w:rFonts w:asciiTheme="majorBidi" w:hAnsiTheme="majorBidi" w:cstheme="majorBidi"/>
            <w:noProof/>
            <w:color w:val="000000" w:themeColor="text1"/>
            <w:sz w:val="24"/>
            <w:szCs w:val="24"/>
            <w:lang w:val="en-US"/>
          </w:rPr>
          <w:t xml:space="preserve"> the images does no</w:t>
        </w:r>
        <w:r>
          <w:rPr>
            <w:rFonts w:asciiTheme="majorBidi" w:hAnsiTheme="majorBidi" w:cstheme="majorBidi"/>
            <w:noProof/>
            <w:color w:val="000000" w:themeColor="text1"/>
            <w:sz w:val="24"/>
            <w:szCs w:val="24"/>
            <w:lang w:val="en-US"/>
          </w:rPr>
          <w:t>t</w:t>
        </w:r>
        <w:r w:rsidRPr="0094510E">
          <w:rPr>
            <w:rFonts w:asciiTheme="majorBidi" w:hAnsiTheme="majorBidi" w:cstheme="majorBidi"/>
            <w:noProof/>
            <w:color w:val="000000" w:themeColor="text1"/>
            <w:sz w:val="24"/>
            <w:szCs w:val="24"/>
            <w:lang w:val="en-US"/>
          </w:rPr>
          <w:t xml:space="preserve"> have </w:t>
        </w:r>
        <w:r>
          <w:rPr>
            <w:rFonts w:asciiTheme="majorBidi" w:hAnsiTheme="majorBidi" w:cstheme="majorBidi"/>
            <w:noProof/>
            <w:color w:val="000000" w:themeColor="text1"/>
            <w:sz w:val="24"/>
            <w:szCs w:val="24"/>
            <w:lang w:val="en-US"/>
          </w:rPr>
          <w:t xml:space="preserve">a </w:t>
        </w:r>
        <w:r w:rsidRPr="0094510E">
          <w:rPr>
            <w:rFonts w:asciiTheme="majorBidi" w:hAnsiTheme="majorBidi" w:cstheme="majorBidi"/>
            <w:noProof/>
            <w:color w:val="000000" w:themeColor="text1"/>
            <w:sz w:val="24"/>
            <w:szCs w:val="24"/>
            <w:lang w:val="en-US"/>
          </w:rPr>
          <w:t>clear picture of tree leafs and the edge</w:t>
        </w:r>
        <w:r>
          <w:rPr>
            <w:rFonts w:asciiTheme="majorBidi" w:hAnsiTheme="majorBidi" w:cstheme="majorBidi"/>
            <w:noProof/>
            <w:color w:val="000000" w:themeColor="text1"/>
            <w:sz w:val="24"/>
            <w:szCs w:val="24"/>
            <w:lang w:val="en-US"/>
          </w:rPr>
          <w:t>s of the trees are not as clear as in the MSD method although the image quality is better tha</w:t>
        </w:r>
        <w:r w:rsidRPr="0094510E">
          <w:rPr>
            <w:rFonts w:asciiTheme="majorBidi" w:hAnsiTheme="majorBidi" w:cstheme="majorBidi"/>
            <w:noProof/>
            <w:color w:val="000000" w:themeColor="text1"/>
            <w:sz w:val="24"/>
            <w:szCs w:val="24"/>
            <w:lang w:val="en-US"/>
          </w:rPr>
          <w:t>n</w:t>
        </w:r>
        <w:r>
          <w:rPr>
            <w:rFonts w:asciiTheme="majorBidi" w:hAnsiTheme="majorBidi" w:cstheme="majorBidi"/>
            <w:noProof/>
            <w:color w:val="000000" w:themeColor="text1"/>
            <w:sz w:val="24"/>
            <w:szCs w:val="24"/>
            <w:lang w:val="en-US"/>
          </w:rPr>
          <w:t xml:space="preserve"> the</w:t>
        </w:r>
        <w:r w:rsidRPr="0094510E">
          <w:rPr>
            <w:rFonts w:asciiTheme="majorBidi" w:hAnsiTheme="majorBidi" w:cstheme="majorBidi"/>
            <w:noProof/>
            <w:color w:val="000000" w:themeColor="text1"/>
            <w:sz w:val="24"/>
            <w:szCs w:val="24"/>
            <w:lang w:val="en-US"/>
          </w:rPr>
          <w:t xml:space="preserve"> PCNN fused image.</w:t>
        </w:r>
      </w:ins>
    </w:p>
    <w:p w14:paraId="2EA705D6" w14:textId="77777777" w:rsidR="002D64EF" w:rsidRPr="0094510E" w:rsidRDefault="002D64EF" w:rsidP="002D64EF">
      <w:pPr>
        <w:spacing w:line="360" w:lineRule="auto"/>
        <w:jc w:val="both"/>
        <w:rPr>
          <w:ins w:id="1682" w:author="Tanish Sugnani" w:date="2017-05-16T16:16:00Z"/>
          <w:rFonts w:asciiTheme="majorBidi" w:hAnsiTheme="majorBidi" w:cstheme="majorBidi"/>
          <w:noProof/>
          <w:color w:val="000000" w:themeColor="text1"/>
          <w:sz w:val="24"/>
          <w:szCs w:val="24"/>
          <w:lang w:val="en-US"/>
        </w:rPr>
      </w:pPr>
      <w:ins w:id="1683" w:author="Tanish Sugnani" w:date="2017-05-16T16:16:00Z">
        <w:r w:rsidRPr="0094510E">
          <w:rPr>
            <w:rFonts w:asciiTheme="majorBidi" w:hAnsiTheme="majorBidi" w:cstheme="majorBidi"/>
            <w:noProof/>
            <w:color w:val="000000" w:themeColor="text1"/>
            <w:sz w:val="24"/>
            <w:szCs w:val="24"/>
            <w:lang w:val="en-US"/>
          </w:rPr>
          <w:t xml:space="preserve">   Fig  (d)</w:t>
        </w:r>
        <w:r>
          <w:rPr>
            <w:rFonts w:asciiTheme="majorBidi" w:hAnsiTheme="majorBidi" w:cstheme="majorBidi"/>
            <w:noProof/>
            <w:color w:val="000000" w:themeColor="text1"/>
            <w:sz w:val="24"/>
            <w:szCs w:val="24"/>
            <w:lang w:val="en-US"/>
          </w:rPr>
          <w:t xml:space="preserve"> </w:t>
        </w:r>
        <w:r w:rsidRPr="0094510E">
          <w:rPr>
            <w:rFonts w:asciiTheme="majorBidi" w:hAnsiTheme="majorBidi" w:cstheme="majorBidi"/>
            <w:noProof/>
            <w:color w:val="000000" w:themeColor="text1"/>
            <w:sz w:val="24"/>
            <w:szCs w:val="24"/>
            <w:lang w:val="en-US"/>
          </w:rPr>
          <w:t>shows the fused output bas</w:t>
        </w:r>
        <w:r>
          <w:rPr>
            <w:rFonts w:asciiTheme="majorBidi" w:hAnsiTheme="majorBidi" w:cstheme="majorBidi"/>
            <w:noProof/>
            <w:color w:val="000000" w:themeColor="text1"/>
            <w:sz w:val="24"/>
            <w:szCs w:val="24"/>
            <w:lang w:val="en-US"/>
          </w:rPr>
          <w:t>ed on PCNN method, in which the trees are dark, the edges of the tree</w:t>
        </w:r>
        <w:r w:rsidRPr="0094510E">
          <w:rPr>
            <w:rFonts w:asciiTheme="majorBidi" w:hAnsiTheme="majorBidi" w:cstheme="majorBidi"/>
            <w:noProof/>
            <w:color w:val="000000" w:themeColor="text1"/>
            <w:sz w:val="24"/>
            <w:szCs w:val="24"/>
            <w:lang w:val="en-US"/>
          </w:rPr>
          <w:t xml:space="preserve"> are not clear and the image quality is not good. Smoke in the fused image can't be seen </w:t>
        </w:r>
        <w:r>
          <w:rPr>
            <w:rFonts w:asciiTheme="majorBidi" w:hAnsiTheme="majorBidi" w:cstheme="majorBidi"/>
            <w:noProof/>
            <w:color w:val="000000" w:themeColor="text1"/>
            <w:sz w:val="24"/>
            <w:szCs w:val="24"/>
            <w:lang w:val="en-US"/>
          </w:rPr>
          <w:t>properly, it has less</w:t>
        </w:r>
        <w:r w:rsidRPr="0094510E">
          <w:rPr>
            <w:rFonts w:asciiTheme="majorBidi" w:hAnsiTheme="majorBidi" w:cstheme="majorBidi"/>
            <w:noProof/>
            <w:color w:val="000000" w:themeColor="text1"/>
            <w:sz w:val="24"/>
            <w:szCs w:val="24"/>
            <w:lang w:val="en-US"/>
          </w:rPr>
          <w:t xml:space="preserve"> features</w:t>
        </w:r>
        <w:r>
          <w:rPr>
            <w:rFonts w:asciiTheme="majorBidi" w:hAnsiTheme="majorBidi" w:cstheme="majorBidi"/>
            <w:noProof/>
            <w:color w:val="000000" w:themeColor="text1"/>
            <w:sz w:val="24"/>
            <w:szCs w:val="24"/>
            <w:lang w:val="en-US"/>
          </w:rPr>
          <w:t xml:space="preserve"> of the input images when compared to the results of the proposed method</w:t>
        </w:r>
        <w:r w:rsidRPr="0094510E">
          <w:rPr>
            <w:rFonts w:asciiTheme="majorBidi" w:hAnsiTheme="majorBidi" w:cstheme="majorBidi"/>
            <w:noProof/>
            <w:color w:val="000000" w:themeColor="text1"/>
            <w:sz w:val="24"/>
            <w:szCs w:val="24"/>
            <w:lang w:val="en-US"/>
          </w:rPr>
          <w:t xml:space="preserve"> and </w:t>
        </w:r>
        <w:r>
          <w:rPr>
            <w:rFonts w:asciiTheme="majorBidi" w:hAnsiTheme="majorBidi" w:cstheme="majorBidi"/>
            <w:noProof/>
            <w:color w:val="000000" w:themeColor="text1"/>
            <w:sz w:val="24"/>
            <w:szCs w:val="24"/>
            <w:lang w:val="en-US"/>
          </w:rPr>
          <w:t>is not ideal</w:t>
        </w:r>
        <w:r w:rsidRPr="0094510E">
          <w:rPr>
            <w:rFonts w:asciiTheme="majorBidi" w:hAnsiTheme="majorBidi" w:cstheme="majorBidi"/>
            <w:noProof/>
            <w:color w:val="000000" w:themeColor="text1"/>
            <w:sz w:val="24"/>
            <w:szCs w:val="24"/>
            <w:lang w:val="en-US"/>
          </w:rPr>
          <w:t xml:space="preserve"> for visual perception.  </w:t>
        </w:r>
      </w:ins>
    </w:p>
    <w:p w14:paraId="7F4214F6" w14:textId="5897AE58" w:rsidR="002D64EF" w:rsidRPr="0094510E" w:rsidRDefault="002D64EF" w:rsidP="002D64EF">
      <w:pPr>
        <w:spacing w:line="360" w:lineRule="auto"/>
        <w:jc w:val="both"/>
        <w:rPr>
          <w:ins w:id="1684" w:author="Tanish Sugnani" w:date="2017-05-16T16:15:00Z"/>
          <w:rFonts w:asciiTheme="majorBidi" w:hAnsiTheme="majorBidi" w:cstheme="majorBidi"/>
          <w:noProof/>
          <w:color w:val="000000" w:themeColor="text1"/>
          <w:sz w:val="24"/>
          <w:szCs w:val="24"/>
          <w:lang w:val="en-US"/>
        </w:rPr>
      </w:pPr>
      <w:ins w:id="1685" w:author="Tanish Sugnani" w:date="2017-05-16T16:16:00Z">
        <w:r w:rsidRPr="0094510E">
          <w:rPr>
            <w:rFonts w:asciiTheme="majorBidi" w:hAnsiTheme="majorBidi" w:cstheme="majorBidi"/>
            <w:noProof/>
            <w:color w:val="000000" w:themeColor="text1"/>
            <w:sz w:val="24"/>
            <w:szCs w:val="24"/>
            <w:lang w:val="en-US"/>
          </w:rPr>
          <w:t xml:space="preserve">  Fig  (e) shows the fused output based on the</w:t>
        </w:r>
        <w:r>
          <w:rPr>
            <w:rFonts w:asciiTheme="majorBidi" w:hAnsiTheme="majorBidi" w:cstheme="majorBidi"/>
            <w:noProof/>
            <w:color w:val="000000" w:themeColor="text1"/>
            <w:sz w:val="24"/>
            <w:szCs w:val="24"/>
            <w:lang w:val="en-US"/>
          </w:rPr>
          <w:t xml:space="preserve"> proposed</w:t>
        </w:r>
        <w:r w:rsidRPr="0094510E">
          <w:rPr>
            <w:rFonts w:asciiTheme="majorBidi" w:hAnsiTheme="majorBidi" w:cstheme="majorBidi"/>
            <w:noProof/>
            <w:color w:val="000000" w:themeColor="text1"/>
            <w:sz w:val="24"/>
            <w:szCs w:val="24"/>
            <w:lang w:val="en-US"/>
          </w:rPr>
          <w:t xml:space="preserve"> Hybrid-MSD method, the resultant image has more texture details compared to other methods and we can clearly see the smoke, man hiding in smoke and the trees. It has high visual perception compared to other methods.</w:t>
        </w:r>
      </w:ins>
    </w:p>
    <w:p w14:paraId="232E5446" w14:textId="2A3D55A3" w:rsidR="0094510E" w:rsidRDefault="002D64EF">
      <w:pPr>
        <w:rPr>
          <w:ins w:id="1686" w:author="Tanish Sugnani" w:date="2017-05-16T12:30:00Z"/>
          <w:rFonts w:asciiTheme="majorBidi" w:hAnsiTheme="majorBidi" w:cstheme="majorBidi"/>
          <w:noProof/>
          <w:color w:val="000000" w:themeColor="text1"/>
          <w:sz w:val="24"/>
          <w:szCs w:val="24"/>
          <w:lang w:val="en-US"/>
        </w:rPr>
        <w:pPrChange w:id="1687" w:author="Tanish Sugnani" w:date="2017-05-16T16:11:00Z">
          <w:pPr>
            <w:pStyle w:val="ListParagraph"/>
            <w:autoSpaceDE w:val="0"/>
            <w:autoSpaceDN w:val="0"/>
            <w:adjustRightInd w:val="0"/>
            <w:spacing w:line="360" w:lineRule="auto"/>
            <w:ind w:left="0"/>
            <w:jc w:val="both"/>
          </w:pPr>
        </w:pPrChange>
      </w:pPr>
      <w:ins w:id="1688" w:author="Tanish Sugnani" w:date="2017-05-16T16:11:00Z">
        <w:r>
          <w:rPr>
            <w:rFonts w:asciiTheme="majorBidi" w:hAnsiTheme="majorBidi" w:cstheme="majorBidi"/>
            <w:noProof/>
            <w:color w:val="000000" w:themeColor="text1"/>
            <w:sz w:val="24"/>
            <w:szCs w:val="24"/>
            <w:lang w:val="en-US"/>
          </w:rPr>
          <w:br w:type="page"/>
        </w:r>
      </w:ins>
    </w:p>
    <w:p w14:paraId="566C6D90" w14:textId="77777777" w:rsidR="002B5DAD" w:rsidRDefault="006C4EF9" w:rsidP="006C4EF9">
      <w:pPr>
        <w:jc w:val="both"/>
        <w:rPr>
          <w:ins w:id="1689" w:author="Tanish Sugnani" w:date="2017-05-16T12:47:00Z"/>
          <w:rFonts w:asciiTheme="majorBidi" w:hAnsiTheme="majorBidi" w:cstheme="majorBidi"/>
          <w:noProof/>
          <w:color w:val="000000" w:themeColor="text1"/>
          <w:sz w:val="24"/>
          <w:szCs w:val="24"/>
          <w:lang w:val="en-US"/>
        </w:rPr>
      </w:pPr>
      <w:ins w:id="1690" w:author="Tanish Sugnani" w:date="2017-05-16T12:43:00Z">
        <w:r w:rsidRPr="006C4EF9">
          <w:rPr>
            <w:rFonts w:asciiTheme="majorBidi" w:hAnsiTheme="majorBidi" w:cstheme="majorBidi"/>
            <w:noProof/>
            <w:color w:val="000000" w:themeColor="text1"/>
            <w:sz w:val="24"/>
            <w:szCs w:val="24"/>
            <w:vertAlign w:val="subscript"/>
            <w:lang w:val="en-US"/>
            <w:rPrChange w:id="1691" w:author="Tanish Sugnani" w:date="2017-05-16T12:44:00Z">
              <w:rPr>
                <w:rFonts w:asciiTheme="majorBidi" w:hAnsiTheme="majorBidi" w:cstheme="majorBidi"/>
                <w:noProof/>
                <w:color w:val="000000" w:themeColor="text1"/>
                <w:sz w:val="24"/>
                <w:szCs w:val="24"/>
                <w:lang w:val="en-US"/>
              </w:rPr>
            </w:rPrChange>
          </w:rPr>
          <w:lastRenderedPageBreak/>
          <w:drawing>
            <wp:inline distT="0" distB="0" distL="0" distR="0" wp14:anchorId="10BDD24A" wp14:editId="3D4278FC">
              <wp:extent cx="2617470" cy="2054217"/>
              <wp:effectExtent l="0" t="0" r="0" b="3810"/>
              <wp:docPr id="2" name="Picture 2" descr="C:\Users\Tanish Sugnani\Documents\final year\output imgs for report\Road\Road_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ish Sugnani\Documents\final year\output imgs for report\Road\Road_IR.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7470" cy="2054217"/>
                      </a:xfrm>
                      <a:prstGeom prst="rect">
                        <a:avLst/>
                      </a:prstGeom>
                      <a:noFill/>
                      <a:ln>
                        <a:noFill/>
                      </a:ln>
                    </pic:spPr>
                  </pic:pic>
                </a:graphicData>
              </a:graphic>
            </wp:inline>
          </w:drawing>
        </w:r>
      </w:ins>
      <w:ins w:id="1692" w:author="Tanish Sugnani" w:date="2017-05-16T12:45:00Z">
        <w:r w:rsidR="002B5DAD">
          <w:rPr>
            <w:rFonts w:asciiTheme="majorBidi" w:hAnsiTheme="majorBidi" w:cstheme="majorBidi"/>
            <w:noProof/>
            <w:color w:val="000000" w:themeColor="text1"/>
            <w:sz w:val="24"/>
            <w:szCs w:val="24"/>
            <w:lang w:val="en-US"/>
          </w:rPr>
          <w:t xml:space="preserve">       </w:t>
        </w:r>
      </w:ins>
      <w:ins w:id="1693" w:author="Tanish Sugnani" w:date="2017-05-16T12:43:00Z">
        <w:r w:rsidRPr="006C4EF9">
          <w:rPr>
            <w:rFonts w:asciiTheme="majorBidi" w:hAnsiTheme="majorBidi" w:cstheme="majorBidi"/>
            <w:noProof/>
            <w:color w:val="000000" w:themeColor="text1"/>
            <w:sz w:val="24"/>
            <w:szCs w:val="24"/>
            <w:lang w:val="en-US"/>
            <w:rPrChange w:id="1694" w:author="Unknown">
              <w:rPr>
                <w:noProof/>
                <w:lang w:val="en-US"/>
              </w:rPr>
            </w:rPrChange>
          </w:rPr>
          <w:drawing>
            <wp:inline distT="0" distB="0" distL="0" distR="0" wp14:anchorId="5D3920A5" wp14:editId="46AA353E">
              <wp:extent cx="2612627" cy="2050415"/>
              <wp:effectExtent l="0" t="0" r="0" b="6985"/>
              <wp:docPr id="1" name="Picture 1" descr="C:\Users\Tanish Sugnani\Documents\final year\output imgs for report\Road\Road_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ish Sugnani\Documents\final year\output imgs for report\Road\Road_Vis.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12627" cy="2050415"/>
                      </a:xfrm>
                      <a:prstGeom prst="rect">
                        <a:avLst/>
                      </a:prstGeom>
                      <a:noFill/>
                      <a:ln>
                        <a:noFill/>
                      </a:ln>
                    </pic:spPr>
                  </pic:pic>
                </a:graphicData>
              </a:graphic>
            </wp:inline>
          </w:drawing>
        </w:r>
      </w:ins>
    </w:p>
    <w:p w14:paraId="51C4A3D3" w14:textId="5754DB84" w:rsidR="002B5DAD" w:rsidRPr="002B5DAD" w:rsidRDefault="002B5DAD">
      <w:pPr>
        <w:pStyle w:val="ListParagraph"/>
        <w:numPr>
          <w:ilvl w:val="0"/>
          <w:numId w:val="21"/>
        </w:numPr>
        <w:jc w:val="both"/>
        <w:rPr>
          <w:ins w:id="1695" w:author="Tanish Sugnani" w:date="2017-05-16T12:47:00Z"/>
          <w:rFonts w:asciiTheme="majorBidi" w:hAnsiTheme="majorBidi" w:cstheme="majorBidi"/>
          <w:noProof/>
          <w:color w:val="000000" w:themeColor="text1"/>
          <w:sz w:val="24"/>
          <w:szCs w:val="24"/>
          <w:lang w:val="en-US"/>
          <w:rPrChange w:id="1696" w:author="Tanish Sugnani" w:date="2017-05-16T12:48:00Z">
            <w:rPr>
              <w:ins w:id="1697" w:author="Tanish Sugnani" w:date="2017-05-16T12:47:00Z"/>
              <w:noProof/>
              <w:lang w:val="en-US"/>
            </w:rPr>
          </w:rPrChange>
        </w:rPr>
        <w:pPrChange w:id="1698" w:author="Tanish Sugnani" w:date="2017-05-16T12:48:00Z">
          <w:pPr>
            <w:jc w:val="both"/>
          </w:pPr>
        </w:pPrChange>
      </w:pPr>
      <w:ins w:id="1699" w:author="Tanish Sugnani" w:date="2017-05-16T12:48:00Z">
        <w:r>
          <w:rPr>
            <w:rFonts w:asciiTheme="majorBidi" w:hAnsiTheme="majorBidi" w:cstheme="majorBidi"/>
            <w:noProof/>
            <w:color w:val="000000" w:themeColor="text1"/>
            <w:sz w:val="24"/>
            <w:szCs w:val="24"/>
            <w:lang w:val="en-US"/>
          </w:rPr>
          <w:t xml:space="preserve">                                                                      (b)</w:t>
        </w:r>
      </w:ins>
    </w:p>
    <w:p w14:paraId="736737CF" w14:textId="18B4238D" w:rsidR="006C4EF9" w:rsidRDefault="006C4EF9" w:rsidP="006C4EF9">
      <w:pPr>
        <w:jc w:val="both"/>
        <w:rPr>
          <w:ins w:id="1700" w:author="Tanish Sugnani" w:date="2017-05-16T12:39:00Z"/>
          <w:rFonts w:asciiTheme="majorBidi" w:hAnsiTheme="majorBidi" w:cstheme="majorBidi"/>
          <w:noProof/>
          <w:color w:val="000000" w:themeColor="text1"/>
          <w:sz w:val="24"/>
          <w:szCs w:val="24"/>
          <w:lang w:val="en-US"/>
        </w:rPr>
      </w:pPr>
      <w:ins w:id="1701" w:author="Tanish Sugnani" w:date="2017-05-16T12:40:00Z">
        <w:r>
          <w:rPr>
            <w:rFonts w:asciiTheme="majorBidi" w:hAnsiTheme="majorBidi" w:cstheme="majorBidi"/>
            <w:noProof/>
            <w:color w:val="000000" w:themeColor="text1"/>
            <w:sz w:val="24"/>
            <w:szCs w:val="24"/>
            <w:lang w:val="en-US"/>
            <w:rPrChange w:id="1702" w:author="Unknown">
              <w:rPr>
                <w:noProof/>
                <w:lang w:val="en-US"/>
              </w:rPr>
            </w:rPrChange>
          </w:rPr>
          <w:drawing>
            <wp:inline distT="0" distB="0" distL="0" distR="0" wp14:anchorId="07E40A16" wp14:editId="2D8B5C9B">
              <wp:extent cx="2617470" cy="2066219"/>
              <wp:effectExtent l="0" t="0" r="0" b="0"/>
              <wp:docPr id="17" name="Picture 16" descr="Road_SWT_fu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ad_SWT_fused.jpg"/>
                      <pic:cNvPicPr/>
                    </pic:nvPicPr>
                    <pic:blipFill>
                      <a:blip r:embed="rId30"/>
                      <a:stretch>
                        <a:fillRect/>
                      </a:stretch>
                    </pic:blipFill>
                    <pic:spPr>
                      <a:xfrm>
                        <a:off x="0" y="0"/>
                        <a:ext cx="2629507" cy="2075721"/>
                      </a:xfrm>
                      <a:prstGeom prst="rect">
                        <a:avLst/>
                      </a:prstGeom>
                    </pic:spPr>
                  </pic:pic>
                </a:graphicData>
              </a:graphic>
            </wp:inline>
          </w:drawing>
        </w:r>
      </w:ins>
      <w:ins w:id="1703" w:author="Tanish Sugnani" w:date="2017-05-16T12:41:00Z">
        <w:r w:rsidR="002B5DAD">
          <w:rPr>
            <w:rFonts w:asciiTheme="majorBidi" w:hAnsiTheme="majorBidi" w:cstheme="majorBidi"/>
            <w:noProof/>
            <w:color w:val="000000" w:themeColor="text1"/>
            <w:sz w:val="24"/>
            <w:szCs w:val="24"/>
            <w:lang w:val="en-US"/>
          </w:rPr>
          <w:t xml:space="preserve">       </w:t>
        </w:r>
      </w:ins>
      <w:ins w:id="1704" w:author="Tanish Sugnani" w:date="2017-05-16T12:40:00Z">
        <w:r>
          <w:rPr>
            <w:rFonts w:asciiTheme="majorBidi" w:hAnsiTheme="majorBidi" w:cstheme="majorBidi"/>
            <w:noProof/>
            <w:color w:val="000000" w:themeColor="text1"/>
            <w:sz w:val="24"/>
            <w:szCs w:val="24"/>
            <w:lang w:val="en-US"/>
            <w:rPrChange w:id="1705" w:author="Unknown">
              <w:rPr>
                <w:noProof/>
                <w:lang w:val="en-US"/>
              </w:rPr>
            </w:rPrChange>
          </w:rPr>
          <w:drawing>
            <wp:inline distT="0" distB="0" distL="0" distR="0" wp14:anchorId="78A0A6D5" wp14:editId="00895280">
              <wp:extent cx="2631440" cy="2065911"/>
              <wp:effectExtent l="0" t="0" r="0" b="0"/>
              <wp:docPr id="23" name="Picture 22" descr="Road_PCNN_fu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ad_PCNN_fused.jpg"/>
                      <pic:cNvPicPr/>
                    </pic:nvPicPr>
                    <pic:blipFill>
                      <a:blip r:embed="rId31"/>
                      <a:stretch>
                        <a:fillRect/>
                      </a:stretch>
                    </pic:blipFill>
                    <pic:spPr>
                      <a:xfrm>
                        <a:off x="0" y="0"/>
                        <a:ext cx="2643984" cy="2075759"/>
                      </a:xfrm>
                      <a:prstGeom prst="rect">
                        <a:avLst/>
                      </a:prstGeom>
                    </pic:spPr>
                  </pic:pic>
                </a:graphicData>
              </a:graphic>
            </wp:inline>
          </w:drawing>
        </w:r>
      </w:ins>
    </w:p>
    <w:p w14:paraId="428E653D" w14:textId="6B798C51" w:rsidR="002B5DAD" w:rsidRPr="002B5DAD" w:rsidRDefault="002B5DAD">
      <w:pPr>
        <w:rPr>
          <w:ins w:id="1706" w:author="Tanish Sugnani" w:date="2017-05-16T12:47:00Z"/>
          <w:rFonts w:ascii="Times New Roman" w:hAnsi="Times New Roman" w:cs="Times New Roman"/>
          <w:bCs/>
          <w:noProof/>
          <w:sz w:val="24"/>
          <w:szCs w:val="24"/>
          <w:lang w:val="en-US"/>
          <w:rPrChange w:id="1707" w:author="Tanish Sugnani" w:date="2017-05-16T12:49:00Z">
            <w:rPr>
              <w:ins w:id="1708" w:author="Tanish Sugnani" w:date="2017-05-16T12:47:00Z"/>
              <w:rFonts w:ascii="Times New Roman" w:hAnsi="Times New Roman" w:cs="Times New Roman"/>
              <w:b/>
              <w:bCs/>
              <w:noProof/>
              <w:sz w:val="36"/>
              <w:szCs w:val="36"/>
              <w:lang w:val="en-US"/>
            </w:rPr>
          </w:rPrChange>
        </w:rPr>
      </w:pPr>
      <w:ins w:id="1709" w:author="Tanish Sugnani" w:date="2017-05-16T12:47:00Z">
        <w:r w:rsidRPr="002B5DAD">
          <w:rPr>
            <w:rFonts w:ascii="Times New Roman" w:hAnsi="Times New Roman" w:cs="Times New Roman"/>
            <w:bCs/>
            <w:noProof/>
            <w:sz w:val="24"/>
            <w:szCs w:val="24"/>
            <w:lang w:val="en-US"/>
            <w:rPrChange w:id="1710" w:author="Tanish Sugnani" w:date="2017-05-16T12:49:00Z">
              <w:rPr>
                <w:rFonts w:ascii="Times New Roman" w:hAnsi="Times New Roman" w:cs="Times New Roman"/>
                <w:b/>
                <w:bCs/>
                <w:noProof/>
                <w:sz w:val="36"/>
                <w:szCs w:val="36"/>
                <w:lang w:val="en-US"/>
              </w:rPr>
            </w:rPrChange>
          </w:rPr>
          <w:t xml:space="preserve">           </w:t>
        </w:r>
      </w:ins>
      <w:ins w:id="1711" w:author="Tanish Sugnani" w:date="2017-05-16T12:48:00Z">
        <w:r w:rsidRPr="002B5DAD">
          <w:rPr>
            <w:rFonts w:ascii="Times New Roman" w:hAnsi="Times New Roman" w:cs="Times New Roman"/>
            <w:bCs/>
            <w:noProof/>
            <w:sz w:val="24"/>
            <w:szCs w:val="24"/>
            <w:lang w:val="en-US"/>
            <w:rPrChange w:id="1712" w:author="Tanish Sugnani" w:date="2017-05-16T12:49:00Z">
              <w:rPr>
                <w:rFonts w:ascii="Times New Roman" w:hAnsi="Times New Roman" w:cs="Times New Roman"/>
                <w:b/>
                <w:bCs/>
                <w:noProof/>
                <w:sz w:val="36"/>
                <w:szCs w:val="36"/>
                <w:lang w:val="en-US"/>
              </w:rPr>
            </w:rPrChange>
          </w:rPr>
          <w:t xml:space="preserve">           </w:t>
        </w:r>
      </w:ins>
      <w:ins w:id="1713" w:author="Tanish Sugnani" w:date="2017-05-16T12:49:00Z">
        <w:r>
          <w:rPr>
            <w:rFonts w:ascii="Times New Roman" w:hAnsi="Times New Roman" w:cs="Times New Roman"/>
            <w:bCs/>
            <w:noProof/>
            <w:sz w:val="24"/>
            <w:szCs w:val="24"/>
            <w:lang w:val="en-US"/>
          </w:rPr>
          <w:t xml:space="preserve">          </w:t>
        </w:r>
      </w:ins>
      <w:ins w:id="1714" w:author="Tanish Sugnani" w:date="2017-05-16T12:48:00Z">
        <w:r w:rsidRPr="002B5DAD">
          <w:rPr>
            <w:rFonts w:ascii="Times New Roman" w:hAnsi="Times New Roman" w:cs="Times New Roman"/>
            <w:bCs/>
            <w:noProof/>
            <w:sz w:val="24"/>
            <w:szCs w:val="24"/>
            <w:lang w:val="en-US"/>
            <w:rPrChange w:id="1715" w:author="Tanish Sugnani" w:date="2017-05-16T12:49:00Z">
              <w:rPr>
                <w:rFonts w:ascii="Times New Roman" w:hAnsi="Times New Roman" w:cs="Times New Roman"/>
                <w:b/>
                <w:bCs/>
                <w:noProof/>
                <w:sz w:val="36"/>
                <w:szCs w:val="36"/>
                <w:lang w:val="en-US"/>
              </w:rPr>
            </w:rPrChange>
          </w:rPr>
          <w:t xml:space="preserve">(c) </w:t>
        </w:r>
      </w:ins>
      <w:ins w:id="1716" w:author="Tanish Sugnani" w:date="2017-05-16T12:49:00Z">
        <w:r>
          <w:rPr>
            <w:rFonts w:ascii="Times New Roman" w:hAnsi="Times New Roman" w:cs="Times New Roman"/>
            <w:bCs/>
            <w:noProof/>
            <w:sz w:val="24"/>
            <w:szCs w:val="24"/>
            <w:lang w:val="en-US"/>
          </w:rPr>
          <w:t xml:space="preserve">                                                                      (d)</w:t>
        </w:r>
      </w:ins>
    </w:p>
    <w:p w14:paraId="5A2A106D" w14:textId="3A8CBE42" w:rsidR="006C4EF9" w:rsidRDefault="002B5DAD">
      <w:pPr>
        <w:rPr>
          <w:ins w:id="1717" w:author="Tanish Sugnani" w:date="2017-05-16T12:39:00Z"/>
          <w:rFonts w:asciiTheme="majorBidi" w:hAnsiTheme="majorBidi" w:cstheme="majorBidi"/>
          <w:noProof/>
          <w:color w:val="000000" w:themeColor="text1"/>
          <w:sz w:val="24"/>
          <w:szCs w:val="24"/>
          <w:lang w:val="en-US"/>
        </w:rPr>
      </w:pPr>
      <w:ins w:id="1718" w:author="Tanish Sugnani" w:date="2017-05-16T12:47:00Z">
        <w:r>
          <w:rPr>
            <w:rFonts w:ascii="Times New Roman" w:hAnsi="Times New Roman" w:cs="Times New Roman"/>
            <w:b/>
            <w:bCs/>
            <w:noProof/>
            <w:sz w:val="36"/>
            <w:szCs w:val="36"/>
            <w:lang w:val="en-US"/>
          </w:rPr>
          <w:t xml:space="preserve">                     </w:t>
        </w:r>
      </w:ins>
      <w:ins w:id="1719" w:author="Tanish Sugnani" w:date="2017-05-16T12:40:00Z">
        <w:r w:rsidR="006C4EF9">
          <w:rPr>
            <w:rFonts w:ascii="Times New Roman" w:hAnsi="Times New Roman" w:cs="Times New Roman"/>
            <w:b/>
            <w:bCs/>
            <w:noProof/>
            <w:sz w:val="36"/>
            <w:szCs w:val="36"/>
            <w:lang w:val="en-US"/>
            <w:rPrChange w:id="1720" w:author="Unknown">
              <w:rPr>
                <w:noProof/>
                <w:lang w:val="en-US"/>
              </w:rPr>
            </w:rPrChange>
          </w:rPr>
          <w:drawing>
            <wp:inline distT="0" distB="0" distL="0" distR="0" wp14:anchorId="653A47C2" wp14:editId="095E9972">
              <wp:extent cx="3123641" cy="2564130"/>
              <wp:effectExtent l="0" t="0" r="635" b="7620"/>
              <wp:docPr id="24" name="Picture 11" descr="Road_HMSD_fu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ad_HMSD_fused.jpg"/>
                      <pic:cNvPicPr/>
                    </pic:nvPicPr>
                    <pic:blipFill>
                      <a:blip r:embed="rId32"/>
                      <a:stretch>
                        <a:fillRect/>
                      </a:stretch>
                    </pic:blipFill>
                    <pic:spPr>
                      <a:xfrm>
                        <a:off x="0" y="0"/>
                        <a:ext cx="3126701" cy="2566642"/>
                      </a:xfrm>
                      <a:prstGeom prst="rect">
                        <a:avLst/>
                      </a:prstGeom>
                    </pic:spPr>
                  </pic:pic>
                </a:graphicData>
              </a:graphic>
            </wp:inline>
          </w:drawing>
        </w:r>
      </w:ins>
    </w:p>
    <w:p w14:paraId="0F1BDEE3" w14:textId="59613530" w:rsidR="006C4EF9" w:rsidRDefault="002B5DAD">
      <w:pPr>
        <w:jc w:val="both"/>
        <w:rPr>
          <w:ins w:id="1721" w:author="Tanish Sugnani" w:date="2017-05-16T12:52:00Z"/>
          <w:rFonts w:asciiTheme="majorBidi" w:hAnsiTheme="majorBidi" w:cstheme="majorBidi"/>
          <w:noProof/>
          <w:color w:val="000000" w:themeColor="text1"/>
          <w:sz w:val="24"/>
          <w:szCs w:val="24"/>
          <w:lang w:val="en-US"/>
        </w:rPr>
        <w:pPrChange w:id="1722" w:author="Tanish Sugnani" w:date="2017-05-16T12:37:00Z">
          <w:pPr/>
        </w:pPrChange>
      </w:pPr>
      <w:ins w:id="1723" w:author="Tanish Sugnani" w:date="2017-05-16T12:49:00Z">
        <w:r>
          <w:rPr>
            <w:rFonts w:asciiTheme="majorBidi" w:hAnsiTheme="majorBidi" w:cstheme="majorBidi"/>
            <w:noProof/>
            <w:color w:val="000000" w:themeColor="text1"/>
            <w:sz w:val="24"/>
            <w:szCs w:val="24"/>
            <w:lang w:val="en-US"/>
          </w:rPr>
          <w:t xml:space="preserve">                                                                     </w:t>
        </w:r>
      </w:ins>
      <w:ins w:id="1724" w:author="Tanish Sugnani" w:date="2017-05-16T12:50:00Z">
        <w:r>
          <w:rPr>
            <w:rFonts w:asciiTheme="majorBidi" w:hAnsiTheme="majorBidi" w:cstheme="majorBidi"/>
            <w:noProof/>
            <w:color w:val="000000" w:themeColor="text1"/>
            <w:sz w:val="24"/>
            <w:szCs w:val="24"/>
            <w:lang w:val="en-US"/>
          </w:rPr>
          <w:t>(e)</w:t>
        </w:r>
      </w:ins>
      <w:ins w:id="1725" w:author="Tanish Sugnani" w:date="2017-05-16T12:49:00Z">
        <w:r>
          <w:rPr>
            <w:rFonts w:asciiTheme="majorBidi" w:hAnsiTheme="majorBidi" w:cstheme="majorBidi"/>
            <w:noProof/>
            <w:color w:val="000000" w:themeColor="text1"/>
            <w:sz w:val="24"/>
            <w:szCs w:val="24"/>
            <w:lang w:val="en-US"/>
          </w:rPr>
          <w:t xml:space="preserve"> </w:t>
        </w:r>
      </w:ins>
      <w:ins w:id="1726" w:author="Tanish Sugnani" w:date="2017-05-16T12:50:00Z">
        <w:r>
          <w:rPr>
            <w:rFonts w:asciiTheme="majorBidi" w:hAnsiTheme="majorBidi" w:cstheme="majorBidi"/>
            <w:noProof/>
            <w:color w:val="000000" w:themeColor="text1"/>
            <w:sz w:val="24"/>
            <w:szCs w:val="24"/>
            <w:lang w:val="en-US"/>
          </w:rPr>
          <w:t xml:space="preserve">   </w:t>
        </w:r>
      </w:ins>
    </w:p>
    <w:p w14:paraId="25D229E8" w14:textId="057815F8" w:rsidR="003E5BE8" w:rsidRPr="00231D3A" w:rsidRDefault="003C766B" w:rsidP="002B5DAD">
      <w:pPr>
        <w:pStyle w:val="ListParagraph"/>
        <w:autoSpaceDE w:val="0"/>
        <w:autoSpaceDN w:val="0"/>
        <w:adjustRightInd w:val="0"/>
        <w:spacing w:line="360" w:lineRule="auto"/>
        <w:ind w:left="0"/>
        <w:jc w:val="both"/>
        <w:rPr>
          <w:ins w:id="1727" w:author="Tanish Sugnani" w:date="2017-05-16T16:16:00Z"/>
          <w:rFonts w:asciiTheme="majorBidi" w:hAnsiTheme="majorBidi" w:cstheme="majorBidi"/>
          <w:b/>
          <w:noProof/>
          <w:color w:val="000000" w:themeColor="text1"/>
          <w:sz w:val="24"/>
          <w:szCs w:val="24"/>
          <w:lang w:val="en-US"/>
          <w:rPrChange w:id="1728" w:author="Tanish Sugnani" w:date="2017-05-21T03:44:00Z">
            <w:rPr>
              <w:ins w:id="1729" w:author="Tanish Sugnani" w:date="2017-05-16T16:16:00Z"/>
              <w:rFonts w:asciiTheme="majorBidi" w:hAnsiTheme="majorBidi" w:cstheme="majorBidi"/>
              <w:noProof/>
              <w:color w:val="000000" w:themeColor="text1"/>
              <w:sz w:val="24"/>
              <w:szCs w:val="24"/>
              <w:lang w:val="en-US"/>
            </w:rPr>
          </w:rPrChange>
        </w:rPr>
      </w:pPr>
      <w:ins w:id="1730" w:author="Tanish Sugnani" w:date="2017-05-16T12:52:00Z">
        <w:r w:rsidRPr="00231D3A">
          <w:rPr>
            <w:rFonts w:asciiTheme="majorBidi" w:hAnsiTheme="majorBidi" w:cstheme="majorBidi"/>
            <w:b/>
            <w:noProof/>
            <w:color w:val="000000" w:themeColor="text1"/>
            <w:sz w:val="24"/>
            <w:szCs w:val="24"/>
            <w:lang w:val="en-US"/>
            <w:rPrChange w:id="1731" w:author="Tanish Sugnani" w:date="2017-05-21T03:44:00Z">
              <w:rPr>
                <w:rFonts w:asciiTheme="majorBidi" w:hAnsiTheme="majorBidi" w:cstheme="majorBidi"/>
                <w:noProof/>
                <w:color w:val="000000" w:themeColor="text1"/>
                <w:sz w:val="24"/>
                <w:szCs w:val="24"/>
                <w:lang w:val="en-US"/>
              </w:rPr>
            </w:rPrChange>
          </w:rPr>
          <w:t>Fig</w:t>
        </w:r>
      </w:ins>
      <w:ins w:id="1732" w:author="Tanish Sugnani" w:date="2017-05-16T13:19:00Z">
        <w:r w:rsidR="00231D3A">
          <w:rPr>
            <w:rFonts w:asciiTheme="majorBidi" w:hAnsiTheme="majorBidi" w:cstheme="majorBidi"/>
            <w:b/>
            <w:noProof/>
            <w:color w:val="000000" w:themeColor="text1"/>
            <w:sz w:val="24"/>
            <w:szCs w:val="24"/>
            <w:lang w:val="en-US"/>
            <w:rPrChange w:id="1733" w:author="Tanish Sugnani" w:date="2017-05-21T03:44:00Z">
              <w:rPr>
                <w:rFonts w:asciiTheme="majorBidi" w:hAnsiTheme="majorBidi" w:cstheme="majorBidi"/>
                <w:b/>
                <w:noProof/>
                <w:color w:val="000000" w:themeColor="text1"/>
                <w:sz w:val="24"/>
                <w:szCs w:val="24"/>
                <w:lang w:val="en-US"/>
              </w:rPr>
            </w:rPrChange>
          </w:rPr>
          <w:t>6.2:</w:t>
        </w:r>
      </w:ins>
      <w:ins w:id="1734" w:author="Tanish Sugnani" w:date="2017-05-21T03:45:00Z">
        <w:r w:rsidR="00231D3A">
          <w:rPr>
            <w:rFonts w:asciiTheme="majorBidi" w:hAnsiTheme="majorBidi" w:cstheme="majorBidi"/>
            <w:b/>
            <w:noProof/>
            <w:color w:val="000000" w:themeColor="text1"/>
            <w:sz w:val="24"/>
            <w:szCs w:val="24"/>
            <w:lang w:val="en-US"/>
          </w:rPr>
          <w:t xml:space="preserve"> </w:t>
        </w:r>
      </w:ins>
      <w:ins w:id="1735" w:author="Tanish Sugnani" w:date="2017-05-16T12:52:00Z">
        <w:r w:rsidR="002B5DAD" w:rsidRPr="00231D3A">
          <w:rPr>
            <w:rFonts w:asciiTheme="majorBidi" w:hAnsiTheme="majorBidi" w:cstheme="majorBidi"/>
            <w:b/>
            <w:noProof/>
            <w:color w:val="000000" w:themeColor="text1"/>
            <w:sz w:val="24"/>
            <w:szCs w:val="24"/>
            <w:lang w:val="en-US"/>
            <w:rPrChange w:id="1736" w:author="Tanish Sugnani" w:date="2017-05-21T03:44:00Z">
              <w:rPr>
                <w:rFonts w:asciiTheme="majorBidi" w:hAnsiTheme="majorBidi" w:cstheme="majorBidi"/>
                <w:noProof/>
                <w:color w:val="000000" w:themeColor="text1"/>
                <w:sz w:val="24"/>
                <w:szCs w:val="24"/>
                <w:lang w:val="en-US"/>
              </w:rPr>
            </w:rPrChange>
          </w:rPr>
          <w:t xml:space="preserve">(a) Infrared image, (b) Visible image, (c) SWT, (d) PCNN, (e) Proposed </w:t>
        </w:r>
        <w:r w:rsidR="00336D79" w:rsidRPr="00231D3A">
          <w:rPr>
            <w:rFonts w:asciiTheme="majorBidi" w:hAnsiTheme="majorBidi" w:cstheme="majorBidi"/>
            <w:b/>
            <w:noProof/>
            <w:color w:val="000000" w:themeColor="text1"/>
            <w:sz w:val="24"/>
            <w:szCs w:val="24"/>
            <w:lang w:val="en-US"/>
            <w:rPrChange w:id="1737" w:author="Tanish Sugnani" w:date="2017-05-21T03:44:00Z">
              <w:rPr>
                <w:rFonts w:asciiTheme="majorBidi" w:hAnsiTheme="majorBidi" w:cstheme="majorBidi"/>
                <w:noProof/>
                <w:color w:val="000000" w:themeColor="text1"/>
                <w:sz w:val="24"/>
                <w:szCs w:val="24"/>
                <w:lang w:val="en-US"/>
              </w:rPr>
            </w:rPrChange>
          </w:rPr>
          <w:t>H</w:t>
        </w:r>
        <w:r w:rsidR="002B5DAD" w:rsidRPr="00231D3A">
          <w:rPr>
            <w:rFonts w:asciiTheme="majorBidi" w:hAnsiTheme="majorBidi" w:cstheme="majorBidi"/>
            <w:b/>
            <w:noProof/>
            <w:color w:val="000000" w:themeColor="text1"/>
            <w:sz w:val="24"/>
            <w:szCs w:val="24"/>
            <w:lang w:val="en-US"/>
            <w:rPrChange w:id="1738" w:author="Tanish Sugnani" w:date="2017-05-21T03:44:00Z">
              <w:rPr>
                <w:rFonts w:asciiTheme="majorBidi" w:hAnsiTheme="majorBidi" w:cstheme="majorBidi"/>
                <w:noProof/>
                <w:color w:val="000000" w:themeColor="text1"/>
                <w:sz w:val="24"/>
                <w:szCs w:val="24"/>
                <w:lang w:val="en-US"/>
              </w:rPr>
            </w:rPrChange>
          </w:rPr>
          <w:t>MSD</w:t>
        </w:r>
      </w:ins>
    </w:p>
    <w:p w14:paraId="183F3316" w14:textId="77777777" w:rsidR="003E5BE8" w:rsidRDefault="003E5BE8">
      <w:pPr>
        <w:spacing w:line="360" w:lineRule="auto"/>
        <w:jc w:val="both"/>
        <w:rPr>
          <w:ins w:id="1739" w:author="Tanish Sugnani" w:date="2017-05-16T16:18:00Z"/>
          <w:rFonts w:asciiTheme="majorBidi" w:hAnsiTheme="majorBidi" w:cstheme="majorBidi"/>
          <w:noProof/>
          <w:color w:val="000000" w:themeColor="text1"/>
          <w:sz w:val="24"/>
          <w:szCs w:val="24"/>
          <w:lang w:val="en-US"/>
        </w:rPr>
        <w:pPrChange w:id="1740" w:author="Tanish Sugnani" w:date="2017-05-16T16:18:00Z">
          <w:pPr/>
        </w:pPrChange>
      </w:pPr>
    </w:p>
    <w:p w14:paraId="704F2B6E" w14:textId="1F473EB7" w:rsidR="003E5BE8" w:rsidRDefault="00336D79">
      <w:pPr>
        <w:spacing w:line="360" w:lineRule="auto"/>
        <w:jc w:val="both"/>
        <w:rPr>
          <w:ins w:id="1741" w:author="Tanish Sugnani" w:date="2017-05-16T16:18:00Z"/>
          <w:rFonts w:asciiTheme="majorBidi" w:hAnsiTheme="majorBidi" w:cstheme="majorBidi"/>
          <w:noProof/>
          <w:color w:val="000000" w:themeColor="text1"/>
          <w:sz w:val="24"/>
          <w:szCs w:val="24"/>
          <w:lang w:val="en-US"/>
        </w:rPr>
        <w:pPrChange w:id="1742" w:author="Tanish Sugnani" w:date="2017-05-16T16:18:00Z">
          <w:pPr/>
        </w:pPrChange>
      </w:pPr>
      <w:ins w:id="1743" w:author="Tanish Sugnani" w:date="2017-05-16T16:18:00Z">
        <w:r>
          <w:rPr>
            <w:rFonts w:asciiTheme="majorBidi" w:hAnsiTheme="majorBidi" w:cstheme="majorBidi"/>
            <w:noProof/>
            <w:color w:val="000000" w:themeColor="text1"/>
            <w:sz w:val="24"/>
            <w:szCs w:val="24"/>
            <w:lang w:val="en-US"/>
          </w:rPr>
          <w:t>Above Fig6.2</w:t>
        </w:r>
        <w:r w:rsidR="003E5BE8">
          <w:rPr>
            <w:rFonts w:asciiTheme="majorBidi" w:hAnsiTheme="majorBidi" w:cstheme="majorBidi"/>
            <w:noProof/>
            <w:color w:val="000000" w:themeColor="text1"/>
            <w:sz w:val="24"/>
            <w:szCs w:val="24"/>
            <w:lang w:val="en-US"/>
          </w:rPr>
          <w:t xml:space="preserve"> shows experiment result of "Road" image.</w:t>
        </w:r>
      </w:ins>
      <w:ins w:id="1744" w:author="Tanish Sugnani" w:date="2017-05-16T16:19:00Z">
        <w:r w:rsidR="003E5BE8">
          <w:rPr>
            <w:rFonts w:asciiTheme="majorBidi" w:hAnsiTheme="majorBidi" w:cstheme="majorBidi"/>
            <w:noProof/>
            <w:color w:val="000000" w:themeColor="text1"/>
            <w:sz w:val="24"/>
            <w:szCs w:val="24"/>
            <w:lang w:val="en-US"/>
          </w:rPr>
          <w:t xml:space="preserve"> </w:t>
        </w:r>
      </w:ins>
      <w:ins w:id="1745" w:author="Tanish Sugnani" w:date="2017-05-16T16:18:00Z">
        <w:r w:rsidR="003E5BE8">
          <w:rPr>
            <w:rFonts w:asciiTheme="majorBidi" w:hAnsiTheme="majorBidi" w:cstheme="majorBidi"/>
            <w:noProof/>
            <w:color w:val="000000" w:themeColor="text1"/>
            <w:sz w:val="24"/>
            <w:szCs w:val="24"/>
            <w:lang w:val="en-US"/>
          </w:rPr>
          <w:t>Car and traffic lights are clear in</w:t>
        </w:r>
      </w:ins>
      <w:ins w:id="1746" w:author="Tanish Sugnani" w:date="2017-05-16T16:19:00Z">
        <w:r w:rsidR="003E5BE8">
          <w:rPr>
            <w:rFonts w:asciiTheme="majorBidi" w:hAnsiTheme="majorBidi" w:cstheme="majorBidi"/>
            <w:noProof/>
            <w:color w:val="000000" w:themeColor="text1"/>
            <w:sz w:val="24"/>
            <w:szCs w:val="24"/>
            <w:lang w:val="en-US"/>
          </w:rPr>
          <w:t xml:space="preserve"> the</w:t>
        </w:r>
      </w:ins>
      <w:ins w:id="1747" w:author="Tanish Sugnani" w:date="2017-05-16T16:18:00Z">
        <w:r w:rsidR="003E5BE8">
          <w:rPr>
            <w:rFonts w:asciiTheme="majorBidi" w:hAnsiTheme="majorBidi" w:cstheme="majorBidi"/>
            <w:noProof/>
            <w:color w:val="000000" w:themeColor="text1"/>
            <w:sz w:val="24"/>
            <w:szCs w:val="24"/>
            <w:lang w:val="en-US"/>
          </w:rPr>
          <w:t xml:space="preserve"> IR image whereas the advertising board is clear but the car and traffic lights are no</w:t>
        </w:r>
      </w:ins>
      <w:ins w:id="1748" w:author="Tanish Sugnani" w:date="2017-05-16T16:20:00Z">
        <w:r w:rsidR="003E5BE8">
          <w:rPr>
            <w:rFonts w:asciiTheme="majorBidi" w:hAnsiTheme="majorBidi" w:cstheme="majorBidi"/>
            <w:noProof/>
            <w:color w:val="000000" w:themeColor="text1"/>
            <w:sz w:val="24"/>
            <w:szCs w:val="24"/>
            <w:lang w:val="en-US"/>
          </w:rPr>
          <w:t>t</w:t>
        </w:r>
      </w:ins>
      <w:ins w:id="1749" w:author="Tanish Sugnani" w:date="2017-05-16T16:18:00Z">
        <w:r w:rsidR="003E5BE8">
          <w:rPr>
            <w:rFonts w:asciiTheme="majorBidi" w:hAnsiTheme="majorBidi" w:cstheme="majorBidi"/>
            <w:noProof/>
            <w:color w:val="000000" w:themeColor="text1"/>
            <w:sz w:val="24"/>
            <w:szCs w:val="24"/>
            <w:lang w:val="en-US"/>
          </w:rPr>
          <w:t xml:space="preserve"> clear in </w:t>
        </w:r>
      </w:ins>
      <w:ins w:id="1750" w:author="Tanish Sugnani" w:date="2017-05-16T16:20:00Z">
        <w:r w:rsidR="003E5BE8">
          <w:rPr>
            <w:rFonts w:asciiTheme="majorBidi" w:hAnsiTheme="majorBidi" w:cstheme="majorBidi"/>
            <w:noProof/>
            <w:color w:val="000000" w:themeColor="text1"/>
            <w:sz w:val="24"/>
            <w:szCs w:val="24"/>
            <w:lang w:val="en-US"/>
          </w:rPr>
          <w:t xml:space="preserve">the </w:t>
        </w:r>
      </w:ins>
      <w:ins w:id="1751" w:author="Tanish Sugnani" w:date="2017-05-16T16:18:00Z">
        <w:r w:rsidR="003E5BE8">
          <w:rPr>
            <w:rFonts w:asciiTheme="majorBidi" w:hAnsiTheme="majorBidi" w:cstheme="majorBidi"/>
            <w:noProof/>
            <w:color w:val="000000" w:themeColor="text1"/>
            <w:sz w:val="24"/>
            <w:szCs w:val="24"/>
            <w:lang w:val="en-US"/>
          </w:rPr>
          <w:t>visible image.</w:t>
        </w:r>
      </w:ins>
    </w:p>
    <w:p w14:paraId="4B97A38A" w14:textId="77777777" w:rsidR="003E5BE8" w:rsidRDefault="003E5BE8">
      <w:pPr>
        <w:spacing w:line="360" w:lineRule="auto"/>
        <w:jc w:val="both"/>
        <w:rPr>
          <w:ins w:id="1752" w:author="Tanish Sugnani" w:date="2017-05-16T16:19:00Z"/>
          <w:rFonts w:asciiTheme="majorBidi" w:hAnsiTheme="majorBidi" w:cstheme="majorBidi"/>
          <w:noProof/>
          <w:color w:val="000000" w:themeColor="text1"/>
          <w:sz w:val="24"/>
          <w:szCs w:val="24"/>
          <w:lang w:val="en-US"/>
        </w:rPr>
        <w:pPrChange w:id="1753" w:author="Tanish Sugnani" w:date="2017-05-16T16:18:00Z">
          <w:pPr/>
        </w:pPrChange>
      </w:pPr>
    </w:p>
    <w:p w14:paraId="28420D74" w14:textId="0168CEFD" w:rsidR="003E5BE8" w:rsidRDefault="003E5BE8">
      <w:pPr>
        <w:spacing w:line="360" w:lineRule="auto"/>
        <w:jc w:val="both"/>
        <w:rPr>
          <w:ins w:id="1754" w:author="Tanish Sugnani" w:date="2017-05-16T16:18:00Z"/>
          <w:rFonts w:asciiTheme="majorBidi" w:hAnsiTheme="majorBidi" w:cstheme="majorBidi"/>
          <w:noProof/>
          <w:color w:val="000000" w:themeColor="text1"/>
          <w:sz w:val="24"/>
          <w:szCs w:val="24"/>
          <w:lang w:val="en-US"/>
        </w:rPr>
        <w:pPrChange w:id="1755" w:author="Tanish Sugnani" w:date="2017-05-16T16:18:00Z">
          <w:pPr/>
        </w:pPrChange>
      </w:pPr>
      <w:ins w:id="1756" w:author="Tanish Sugnani" w:date="2017-05-16T16:18:00Z">
        <w:r>
          <w:rPr>
            <w:rFonts w:asciiTheme="majorBidi" w:hAnsiTheme="majorBidi" w:cstheme="majorBidi"/>
            <w:noProof/>
            <w:color w:val="000000" w:themeColor="text1"/>
            <w:sz w:val="24"/>
            <w:szCs w:val="24"/>
            <w:lang w:val="en-US"/>
          </w:rPr>
          <w:t>Fig  (c) shows the fused image based on SWT method, car, traffic light and advertising board can be seen in the fused image but there is some degree of blur and the edges of the advertising board are not preserved. It has less</w:t>
        </w:r>
      </w:ins>
      <w:ins w:id="1757" w:author="Tanish Sugnani" w:date="2017-05-16T16:20:00Z">
        <w:r>
          <w:rPr>
            <w:rFonts w:asciiTheme="majorBidi" w:hAnsiTheme="majorBidi" w:cstheme="majorBidi"/>
            <w:noProof/>
            <w:color w:val="000000" w:themeColor="text1"/>
            <w:sz w:val="24"/>
            <w:szCs w:val="24"/>
            <w:lang w:val="en-US"/>
          </w:rPr>
          <w:t>er</w:t>
        </w:r>
      </w:ins>
      <w:ins w:id="1758" w:author="Tanish Sugnani" w:date="2017-05-16T16:18:00Z">
        <w:r>
          <w:rPr>
            <w:rFonts w:asciiTheme="majorBidi" w:hAnsiTheme="majorBidi" w:cstheme="majorBidi"/>
            <w:noProof/>
            <w:color w:val="000000" w:themeColor="text1"/>
            <w:sz w:val="24"/>
            <w:szCs w:val="24"/>
            <w:lang w:val="en-US"/>
          </w:rPr>
          <w:t xml:space="preserve"> image quality compared to Fig  (e), </w:t>
        </w:r>
      </w:ins>
      <w:ins w:id="1759" w:author="Tanish Sugnani" w:date="2017-05-16T16:21:00Z">
        <w:r>
          <w:rPr>
            <w:rFonts w:asciiTheme="majorBidi" w:hAnsiTheme="majorBidi" w:cstheme="majorBidi"/>
            <w:noProof/>
            <w:color w:val="000000" w:themeColor="text1"/>
            <w:sz w:val="24"/>
            <w:szCs w:val="24"/>
            <w:lang w:val="en-US"/>
          </w:rPr>
          <w:t xml:space="preserve">although </w:t>
        </w:r>
      </w:ins>
      <w:ins w:id="1760" w:author="Tanish Sugnani" w:date="2017-05-16T16:18:00Z">
        <w:r>
          <w:rPr>
            <w:rFonts w:asciiTheme="majorBidi" w:hAnsiTheme="majorBidi" w:cstheme="majorBidi"/>
            <w:noProof/>
            <w:color w:val="000000" w:themeColor="text1"/>
            <w:sz w:val="24"/>
            <w:szCs w:val="24"/>
            <w:lang w:val="en-US"/>
          </w:rPr>
          <w:t>it has better image quality than fused image based on PCNN.</w:t>
        </w:r>
      </w:ins>
    </w:p>
    <w:p w14:paraId="1369C917" w14:textId="77777777" w:rsidR="003E5BE8" w:rsidRDefault="003E5BE8">
      <w:pPr>
        <w:spacing w:line="360" w:lineRule="auto"/>
        <w:jc w:val="both"/>
        <w:rPr>
          <w:ins w:id="1761" w:author="Tanish Sugnani" w:date="2017-05-16T16:19:00Z"/>
          <w:rFonts w:asciiTheme="majorBidi" w:hAnsiTheme="majorBidi" w:cstheme="majorBidi"/>
          <w:noProof/>
          <w:color w:val="000000" w:themeColor="text1"/>
          <w:sz w:val="24"/>
          <w:szCs w:val="24"/>
          <w:lang w:val="en-US"/>
        </w:rPr>
        <w:pPrChange w:id="1762" w:author="Tanish Sugnani" w:date="2017-05-16T16:18:00Z">
          <w:pPr/>
        </w:pPrChange>
      </w:pPr>
    </w:p>
    <w:p w14:paraId="090AE39A" w14:textId="6C82B93C" w:rsidR="003E5BE8" w:rsidRDefault="003E5BE8">
      <w:pPr>
        <w:spacing w:line="360" w:lineRule="auto"/>
        <w:jc w:val="both"/>
        <w:rPr>
          <w:ins w:id="1763" w:author="Tanish Sugnani" w:date="2017-05-16T16:18:00Z"/>
          <w:rFonts w:asciiTheme="majorBidi" w:hAnsiTheme="majorBidi" w:cstheme="majorBidi"/>
          <w:noProof/>
          <w:color w:val="000000" w:themeColor="text1"/>
          <w:sz w:val="24"/>
          <w:szCs w:val="24"/>
          <w:lang w:val="en-US"/>
        </w:rPr>
        <w:pPrChange w:id="1764" w:author="Tanish Sugnani" w:date="2017-05-16T16:18:00Z">
          <w:pPr/>
        </w:pPrChange>
      </w:pPr>
      <w:ins w:id="1765" w:author="Tanish Sugnani" w:date="2017-05-16T16:18:00Z">
        <w:r>
          <w:rPr>
            <w:rFonts w:asciiTheme="majorBidi" w:hAnsiTheme="majorBidi" w:cstheme="majorBidi"/>
            <w:noProof/>
            <w:color w:val="000000" w:themeColor="text1"/>
            <w:sz w:val="24"/>
            <w:szCs w:val="24"/>
            <w:lang w:val="en-US"/>
          </w:rPr>
          <w:t>Fig  (d) shows the fused image based on PCNN method, in the resultant</w:t>
        </w:r>
      </w:ins>
      <w:ins w:id="1766" w:author="Tanish Sugnani" w:date="2017-05-16T16:21:00Z">
        <w:r>
          <w:rPr>
            <w:rFonts w:asciiTheme="majorBidi" w:hAnsiTheme="majorBidi" w:cstheme="majorBidi"/>
            <w:noProof/>
            <w:color w:val="000000" w:themeColor="text1"/>
            <w:sz w:val="24"/>
            <w:szCs w:val="24"/>
            <w:lang w:val="en-US"/>
          </w:rPr>
          <w:t xml:space="preserve"> fused</w:t>
        </w:r>
      </w:ins>
      <w:ins w:id="1767" w:author="Tanish Sugnani" w:date="2017-05-16T16:18:00Z">
        <w:r>
          <w:rPr>
            <w:rFonts w:asciiTheme="majorBidi" w:hAnsiTheme="majorBidi" w:cstheme="majorBidi"/>
            <w:noProof/>
            <w:color w:val="000000" w:themeColor="text1"/>
            <w:sz w:val="24"/>
            <w:szCs w:val="24"/>
            <w:lang w:val="en-US"/>
          </w:rPr>
          <w:t xml:space="preserve"> image the car, traffic lights and advertising board are not clear and it has too poor image quality and lighting.</w:t>
        </w:r>
      </w:ins>
    </w:p>
    <w:p w14:paraId="5C5436AB" w14:textId="77777777" w:rsidR="003E5BE8" w:rsidRDefault="003E5BE8">
      <w:pPr>
        <w:spacing w:line="360" w:lineRule="auto"/>
        <w:jc w:val="both"/>
        <w:rPr>
          <w:ins w:id="1768" w:author="Tanish Sugnani" w:date="2017-05-16T16:19:00Z"/>
          <w:rFonts w:asciiTheme="majorBidi" w:hAnsiTheme="majorBidi" w:cstheme="majorBidi"/>
          <w:noProof/>
          <w:color w:val="000000" w:themeColor="text1"/>
          <w:sz w:val="24"/>
          <w:szCs w:val="24"/>
          <w:lang w:val="en-US"/>
        </w:rPr>
        <w:pPrChange w:id="1769" w:author="Tanish Sugnani" w:date="2017-05-16T16:18:00Z">
          <w:pPr/>
        </w:pPrChange>
      </w:pPr>
    </w:p>
    <w:p w14:paraId="4463522D" w14:textId="6E09177F" w:rsidR="002B5DAD" w:rsidRDefault="003E5BE8">
      <w:pPr>
        <w:spacing w:line="360" w:lineRule="auto"/>
        <w:jc w:val="both"/>
        <w:rPr>
          <w:ins w:id="1770" w:author="Tanish Sugnani" w:date="2017-05-16T12:52:00Z"/>
          <w:rFonts w:asciiTheme="majorBidi" w:hAnsiTheme="majorBidi" w:cstheme="majorBidi"/>
          <w:noProof/>
          <w:color w:val="000000" w:themeColor="text1"/>
          <w:sz w:val="24"/>
          <w:szCs w:val="24"/>
          <w:lang w:val="en-US"/>
        </w:rPr>
        <w:pPrChange w:id="1771" w:author="Tanish Sugnani" w:date="2017-05-16T16:22:00Z">
          <w:pPr>
            <w:pStyle w:val="ListParagraph"/>
            <w:autoSpaceDE w:val="0"/>
            <w:autoSpaceDN w:val="0"/>
            <w:adjustRightInd w:val="0"/>
            <w:spacing w:line="360" w:lineRule="auto"/>
            <w:ind w:left="0"/>
            <w:jc w:val="both"/>
          </w:pPr>
        </w:pPrChange>
      </w:pPr>
      <w:ins w:id="1772" w:author="Tanish Sugnani" w:date="2017-05-16T16:18:00Z">
        <w:r>
          <w:rPr>
            <w:rFonts w:asciiTheme="majorBidi" w:hAnsiTheme="majorBidi" w:cstheme="majorBidi"/>
            <w:noProof/>
            <w:color w:val="000000" w:themeColor="text1"/>
            <w:sz w:val="24"/>
            <w:szCs w:val="24"/>
            <w:lang w:val="en-US"/>
          </w:rPr>
          <w:t>Fig   (e) shows the fused image based on Hybrid-MSD method, resultant image has clear picture of car, traffic lights and advertising board. It has better visual perception compared to other two methods.</w:t>
        </w:r>
      </w:ins>
      <w:ins w:id="1773" w:author="Tanish Sugnani" w:date="2017-05-16T16:16:00Z">
        <w:r>
          <w:rPr>
            <w:rFonts w:asciiTheme="majorBidi" w:hAnsiTheme="majorBidi" w:cstheme="majorBidi"/>
            <w:noProof/>
            <w:color w:val="000000" w:themeColor="text1"/>
            <w:sz w:val="24"/>
            <w:szCs w:val="24"/>
            <w:lang w:val="en-US"/>
          </w:rPr>
          <w:br w:type="page"/>
        </w:r>
      </w:ins>
    </w:p>
    <w:p w14:paraId="1236F490" w14:textId="1DEE600A" w:rsidR="00BB6C73" w:rsidRDefault="002B5DAD">
      <w:pPr>
        <w:jc w:val="both"/>
        <w:rPr>
          <w:ins w:id="1774" w:author="Tanish Sugnani" w:date="2017-05-16T12:57:00Z"/>
          <w:rFonts w:asciiTheme="majorBidi" w:hAnsiTheme="majorBidi" w:cstheme="majorBidi"/>
          <w:noProof/>
          <w:color w:val="000000" w:themeColor="text1"/>
          <w:sz w:val="24"/>
          <w:szCs w:val="24"/>
          <w:lang w:val="en-US"/>
        </w:rPr>
        <w:pPrChange w:id="1775" w:author="Tanish Sugnani" w:date="2017-05-16T13:04:00Z">
          <w:pPr/>
        </w:pPrChange>
      </w:pPr>
      <w:ins w:id="1776" w:author="Tanish Sugnani" w:date="2017-05-16T12:54:00Z">
        <w:r w:rsidRPr="002B5DAD">
          <w:rPr>
            <w:rFonts w:asciiTheme="majorBidi" w:hAnsiTheme="majorBidi" w:cstheme="majorBidi"/>
            <w:noProof/>
            <w:color w:val="000000" w:themeColor="text1"/>
            <w:sz w:val="24"/>
            <w:szCs w:val="24"/>
            <w:lang w:val="en-US"/>
            <w:rPrChange w:id="1777" w:author="Unknown">
              <w:rPr>
                <w:noProof/>
                <w:lang w:val="en-US"/>
              </w:rPr>
            </w:rPrChange>
          </w:rPr>
          <w:lastRenderedPageBreak/>
          <w:drawing>
            <wp:inline distT="0" distB="0" distL="0" distR="0" wp14:anchorId="1B5B3FB6" wp14:editId="69C84404">
              <wp:extent cx="2647950" cy="2152650"/>
              <wp:effectExtent l="0" t="0" r="0" b="0"/>
              <wp:docPr id="3" name="Picture 3" descr="C:\Users\Tanish Sugnani\Documents\final year\output imgs for report\T1\T1_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ish Sugnani\Documents\final year\output imgs for report\T1\T1_I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2390" cy="2156259"/>
                      </a:xfrm>
                      <a:prstGeom prst="rect">
                        <a:avLst/>
                      </a:prstGeom>
                      <a:noFill/>
                      <a:ln>
                        <a:noFill/>
                      </a:ln>
                    </pic:spPr>
                  </pic:pic>
                </a:graphicData>
              </a:graphic>
            </wp:inline>
          </w:drawing>
        </w:r>
      </w:ins>
      <w:ins w:id="1778" w:author="Tanish Sugnani" w:date="2017-05-16T12:55:00Z">
        <w:r w:rsidR="00BB6C73">
          <w:rPr>
            <w:rFonts w:asciiTheme="majorBidi" w:hAnsiTheme="majorBidi" w:cstheme="majorBidi"/>
            <w:noProof/>
            <w:color w:val="000000" w:themeColor="text1"/>
            <w:sz w:val="24"/>
            <w:szCs w:val="24"/>
            <w:lang w:val="en-US"/>
          </w:rPr>
          <w:t xml:space="preserve"> </w:t>
        </w:r>
      </w:ins>
      <w:ins w:id="1779" w:author="Tanish Sugnani" w:date="2017-05-16T12:56:00Z">
        <w:r w:rsidR="00BB6C73">
          <w:rPr>
            <w:rFonts w:asciiTheme="majorBidi" w:hAnsiTheme="majorBidi" w:cstheme="majorBidi"/>
            <w:noProof/>
            <w:color w:val="000000" w:themeColor="text1"/>
            <w:sz w:val="24"/>
            <w:szCs w:val="24"/>
            <w:lang w:val="en-US"/>
          </w:rPr>
          <w:t xml:space="preserve">      </w:t>
        </w:r>
      </w:ins>
      <w:ins w:id="1780" w:author="Tanish Sugnani" w:date="2017-05-16T12:55:00Z">
        <w:r w:rsidR="00BB6C73" w:rsidRPr="002B5DAD">
          <w:rPr>
            <w:rFonts w:asciiTheme="majorBidi" w:hAnsiTheme="majorBidi" w:cstheme="majorBidi"/>
            <w:noProof/>
            <w:color w:val="000000" w:themeColor="text1"/>
            <w:sz w:val="24"/>
            <w:szCs w:val="24"/>
            <w:lang w:val="en-US"/>
            <w:rPrChange w:id="1781" w:author="Unknown">
              <w:rPr>
                <w:noProof/>
                <w:lang w:val="en-US"/>
              </w:rPr>
            </w:rPrChange>
          </w:rPr>
          <w:drawing>
            <wp:inline distT="0" distB="0" distL="0" distR="0" wp14:anchorId="026B9873" wp14:editId="128CE11F">
              <wp:extent cx="2647950" cy="2133600"/>
              <wp:effectExtent l="0" t="0" r="0" b="0"/>
              <wp:docPr id="8" name="Picture 8" descr="C:\Users\Tanish Sugnani\Documents\final year\output imgs for report\T1\T1_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ish Sugnani\Documents\final year\output imgs for report\T1\T1_Vi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8594" cy="2134119"/>
                      </a:xfrm>
                      <a:prstGeom prst="rect">
                        <a:avLst/>
                      </a:prstGeom>
                      <a:noFill/>
                      <a:ln>
                        <a:noFill/>
                      </a:ln>
                    </pic:spPr>
                  </pic:pic>
                </a:graphicData>
              </a:graphic>
            </wp:inline>
          </w:drawing>
        </w:r>
      </w:ins>
    </w:p>
    <w:p w14:paraId="441F3457" w14:textId="37AA56F1" w:rsidR="00BB6C73" w:rsidRPr="004D11BA" w:rsidRDefault="004D11BA">
      <w:pPr>
        <w:pStyle w:val="ListParagraph"/>
        <w:numPr>
          <w:ilvl w:val="0"/>
          <w:numId w:val="22"/>
        </w:numPr>
        <w:spacing w:line="240" w:lineRule="auto"/>
        <w:jc w:val="both"/>
        <w:rPr>
          <w:ins w:id="1782" w:author="Tanish Sugnani" w:date="2017-05-16T13:01:00Z"/>
          <w:rFonts w:asciiTheme="majorBidi" w:hAnsiTheme="majorBidi" w:cstheme="majorBidi"/>
          <w:noProof/>
          <w:color w:val="000000" w:themeColor="text1"/>
          <w:sz w:val="24"/>
          <w:szCs w:val="24"/>
          <w:lang w:val="en-US"/>
          <w:rPrChange w:id="1783" w:author="Tanish Sugnani" w:date="2017-05-16T13:05:00Z">
            <w:rPr>
              <w:ins w:id="1784" w:author="Tanish Sugnani" w:date="2017-05-16T13:01:00Z"/>
              <w:noProof/>
              <w:lang w:val="en-US"/>
            </w:rPr>
          </w:rPrChange>
        </w:rPr>
        <w:pPrChange w:id="1785" w:author="Tanish Sugnani" w:date="2017-05-16T13:05:00Z">
          <w:pPr/>
        </w:pPrChange>
      </w:pPr>
      <w:ins w:id="1786" w:author="Tanish Sugnani" w:date="2017-05-16T13:05:00Z">
        <w:r>
          <w:rPr>
            <w:rFonts w:asciiTheme="majorBidi" w:hAnsiTheme="majorBidi" w:cstheme="majorBidi"/>
            <w:noProof/>
            <w:color w:val="000000" w:themeColor="text1"/>
            <w:sz w:val="24"/>
            <w:szCs w:val="24"/>
            <w:lang w:val="en-US"/>
          </w:rPr>
          <w:t xml:space="preserve">                                                                    (b)</w:t>
        </w:r>
      </w:ins>
    </w:p>
    <w:p w14:paraId="6150F60D" w14:textId="5F7522C7" w:rsidR="00BB6C73" w:rsidRDefault="00BB6C73">
      <w:pPr>
        <w:jc w:val="both"/>
        <w:rPr>
          <w:ins w:id="1787" w:author="Tanish Sugnani" w:date="2017-05-16T12:42:00Z"/>
          <w:rFonts w:asciiTheme="majorBidi" w:hAnsiTheme="majorBidi" w:cstheme="majorBidi"/>
          <w:noProof/>
          <w:color w:val="000000" w:themeColor="text1"/>
          <w:sz w:val="24"/>
          <w:szCs w:val="24"/>
          <w:lang w:val="en-US"/>
        </w:rPr>
        <w:pPrChange w:id="1788" w:author="Tanish Sugnani" w:date="2017-05-16T13:04:00Z">
          <w:pPr/>
        </w:pPrChange>
      </w:pPr>
      <w:ins w:id="1789" w:author="Tanish Sugnani" w:date="2017-05-16T12:57:00Z">
        <w:r>
          <w:rPr>
            <w:rFonts w:asciiTheme="majorBidi" w:hAnsiTheme="majorBidi" w:cstheme="majorBidi"/>
            <w:noProof/>
            <w:color w:val="000000" w:themeColor="text1"/>
            <w:sz w:val="24"/>
            <w:szCs w:val="24"/>
            <w:lang w:val="en-US"/>
            <w:rPrChange w:id="1790" w:author="Unknown">
              <w:rPr>
                <w:noProof/>
                <w:lang w:val="en-US"/>
              </w:rPr>
            </w:rPrChange>
          </w:rPr>
          <w:drawing>
            <wp:inline distT="0" distB="0" distL="0" distR="0" wp14:anchorId="48F3A49D" wp14:editId="1D5C734C">
              <wp:extent cx="2676525" cy="2286000"/>
              <wp:effectExtent l="0" t="0" r="9525" b="0"/>
              <wp:docPr id="14" name="Picture 13" descr="T1_SWT_fu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_SWT_fused.jpg"/>
                      <pic:cNvPicPr/>
                    </pic:nvPicPr>
                    <pic:blipFill>
                      <a:blip r:embed="rId35"/>
                      <a:stretch>
                        <a:fillRect/>
                      </a:stretch>
                    </pic:blipFill>
                    <pic:spPr>
                      <a:xfrm>
                        <a:off x="0" y="0"/>
                        <a:ext cx="2676525" cy="2286000"/>
                      </a:xfrm>
                      <a:prstGeom prst="rect">
                        <a:avLst/>
                      </a:prstGeom>
                    </pic:spPr>
                  </pic:pic>
                </a:graphicData>
              </a:graphic>
            </wp:inline>
          </w:drawing>
        </w:r>
      </w:ins>
      <w:ins w:id="1791" w:author="Tanish Sugnani" w:date="2017-05-16T13:00:00Z">
        <w:r>
          <w:rPr>
            <w:rFonts w:asciiTheme="majorBidi" w:hAnsiTheme="majorBidi" w:cstheme="majorBidi"/>
            <w:noProof/>
            <w:color w:val="000000" w:themeColor="text1"/>
            <w:sz w:val="24"/>
            <w:szCs w:val="24"/>
            <w:lang w:val="en-US"/>
          </w:rPr>
          <w:t xml:space="preserve">     </w:t>
        </w:r>
      </w:ins>
      <w:ins w:id="1792" w:author="Tanish Sugnani" w:date="2017-05-16T12:57:00Z">
        <w:r>
          <w:rPr>
            <w:rFonts w:ascii="Times New Roman" w:hAnsi="Times New Roman" w:cs="Times New Roman"/>
            <w:b/>
            <w:bCs/>
            <w:noProof/>
            <w:sz w:val="36"/>
            <w:szCs w:val="36"/>
            <w:lang w:val="en-US"/>
            <w:rPrChange w:id="1793" w:author="Unknown">
              <w:rPr>
                <w:noProof/>
                <w:lang w:val="en-US"/>
              </w:rPr>
            </w:rPrChange>
          </w:rPr>
          <w:drawing>
            <wp:inline distT="0" distB="0" distL="0" distR="0" wp14:anchorId="172AB06D" wp14:editId="4FD17412">
              <wp:extent cx="2628900" cy="2276475"/>
              <wp:effectExtent l="0" t="0" r="0" b="9525"/>
              <wp:docPr id="25" name="Picture 24" descr="T1_PCNN_fu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_PCNN_fused.jpg"/>
                      <pic:cNvPicPr/>
                    </pic:nvPicPr>
                    <pic:blipFill>
                      <a:blip r:embed="rId36"/>
                      <a:stretch>
                        <a:fillRect/>
                      </a:stretch>
                    </pic:blipFill>
                    <pic:spPr>
                      <a:xfrm>
                        <a:off x="0" y="0"/>
                        <a:ext cx="2628900" cy="2276475"/>
                      </a:xfrm>
                      <a:prstGeom prst="rect">
                        <a:avLst/>
                      </a:prstGeom>
                    </pic:spPr>
                  </pic:pic>
                </a:graphicData>
              </a:graphic>
            </wp:inline>
          </w:drawing>
        </w:r>
      </w:ins>
    </w:p>
    <w:p w14:paraId="54CDC72C" w14:textId="4664B083" w:rsidR="00BB107C" w:rsidRDefault="00BB107C">
      <w:pPr>
        <w:spacing w:line="360" w:lineRule="auto"/>
        <w:jc w:val="both"/>
        <w:rPr>
          <w:ins w:id="1794" w:author="Tanish Sugnani" w:date="2017-05-16T16:33:00Z"/>
          <w:rFonts w:ascii="Times New Roman" w:hAnsi="Times New Roman" w:cs="Times New Roman"/>
          <w:b/>
          <w:bCs/>
          <w:noProof/>
          <w:sz w:val="36"/>
          <w:szCs w:val="36"/>
          <w:lang w:val="en-US"/>
        </w:rPr>
        <w:pPrChange w:id="1795" w:author="Tanish Sugnani" w:date="2017-05-16T16:27:00Z">
          <w:pPr/>
        </w:pPrChange>
      </w:pPr>
      <w:ins w:id="1796" w:author="Tanish Sugnani" w:date="2017-05-16T16:34:00Z">
        <w:r>
          <w:rPr>
            <w:rFonts w:ascii="Times New Roman" w:hAnsi="Times New Roman" w:cs="Times New Roman"/>
            <w:bCs/>
            <w:noProof/>
            <w:sz w:val="24"/>
            <w:szCs w:val="24"/>
            <w:lang w:val="en-US"/>
            <w:rPrChange w:id="1797" w:author="Unknown">
              <w:rPr>
                <w:noProof/>
                <w:lang w:val="en-US"/>
              </w:rPr>
            </w:rPrChange>
          </w:rPr>
          <mc:AlternateContent>
            <mc:Choice Requires="wps">
              <w:drawing>
                <wp:anchor distT="0" distB="0" distL="114300" distR="114300" simplePos="0" relativeHeight="251659264" behindDoc="0" locked="0" layoutInCell="1" allowOverlap="1" wp14:anchorId="1FD47506" wp14:editId="486F5597">
                  <wp:simplePos x="0" y="0"/>
                  <wp:positionH relativeFrom="column">
                    <wp:posOffset>3219450</wp:posOffset>
                  </wp:positionH>
                  <wp:positionV relativeFrom="paragraph">
                    <wp:posOffset>387985</wp:posOffset>
                  </wp:positionV>
                  <wp:extent cx="2676525" cy="2380615"/>
                  <wp:effectExtent l="0" t="0" r="28575" b="19685"/>
                  <wp:wrapNone/>
                  <wp:docPr id="9" name="Text Box 9"/>
                  <wp:cNvGraphicFramePr/>
                  <a:graphic xmlns:a="http://schemas.openxmlformats.org/drawingml/2006/main">
                    <a:graphicData uri="http://schemas.microsoft.com/office/word/2010/wordprocessingShape">
                      <wps:wsp>
                        <wps:cNvSpPr txBox="1"/>
                        <wps:spPr>
                          <a:xfrm>
                            <a:off x="0" y="0"/>
                            <a:ext cx="2676525" cy="23806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23360A3" w14:textId="6AEF83E3" w:rsidR="00AA3553" w:rsidRPr="00F046F0" w:rsidRDefault="00AA3553" w:rsidP="00BB107C">
                              <w:pPr>
                                <w:rPr>
                                  <w:ins w:id="1798" w:author="Tanish Sugnani" w:date="2017-05-16T16:35:00Z"/>
                                  <w:rFonts w:asciiTheme="majorBidi" w:hAnsiTheme="majorBidi" w:cstheme="majorBidi"/>
                                  <w:noProof/>
                                  <w:color w:val="000000" w:themeColor="text1"/>
                                  <w:sz w:val="24"/>
                                  <w:szCs w:val="24"/>
                                  <w:lang w:val="en-US"/>
                                </w:rPr>
                              </w:pPr>
                              <w:ins w:id="1799" w:author="Tanish Sugnani" w:date="2017-05-16T16:35:00Z">
                                <w:r w:rsidRPr="00231D3A">
                                  <w:rPr>
                                    <w:rFonts w:asciiTheme="majorBidi" w:hAnsiTheme="majorBidi" w:cstheme="majorBidi"/>
                                    <w:b/>
                                    <w:noProof/>
                                    <w:color w:val="000000" w:themeColor="text1"/>
                                    <w:sz w:val="24"/>
                                    <w:szCs w:val="24"/>
                                    <w:lang w:val="en-US"/>
                                    <w:rPrChange w:id="1800" w:author="Tanish Sugnani" w:date="2017-05-21T03:45:00Z">
                                      <w:rPr>
                                        <w:rFonts w:asciiTheme="majorBidi" w:hAnsiTheme="majorBidi" w:cstheme="majorBidi"/>
                                        <w:noProof/>
                                        <w:color w:val="000000" w:themeColor="text1"/>
                                        <w:sz w:val="24"/>
                                        <w:szCs w:val="24"/>
                                        <w:lang w:val="en-US"/>
                                      </w:rPr>
                                    </w:rPrChange>
                                  </w:rPr>
                                  <w:t>Fig</w:t>
                                </w:r>
                              </w:ins>
                              <w:ins w:id="1801" w:author="Tanish Sugnani" w:date="2017-05-16T18:35:00Z">
                                <w:r w:rsidRPr="00231D3A">
                                  <w:rPr>
                                    <w:rFonts w:asciiTheme="majorBidi" w:hAnsiTheme="majorBidi" w:cstheme="majorBidi"/>
                                    <w:b/>
                                    <w:noProof/>
                                    <w:color w:val="000000" w:themeColor="text1"/>
                                    <w:sz w:val="24"/>
                                    <w:szCs w:val="24"/>
                                    <w:lang w:val="en-US"/>
                                    <w:rPrChange w:id="1802" w:author="Tanish Sugnani" w:date="2017-05-21T03:45:00Z">
                                      <w:rPr>
                                        <w:rFonts w:asciiTheme="majorBidi" w:hAnsiTheme="majorBidi" w:cstheme="majorBidi"/>
                                        <w:noProof/>
                                        <w:color w:val="000000" w:themeColor="text1"/>
                                        <w:sz w:val="24"/>
                                        <w:szCs w:val="24"/>
                                        <w:lang w:val="en-US"/>
                                      </w:rPr>
                                    </w:rPrChange>
                                  </w:rPr>
                                  <w:t>6.3</w:t>
                                </w:r>
                              </w:ins>
                              <w:ins w:id="1803" w:author="Tanish Sugnani" w:date="2017-05-21T03:45:00Z">
                                <w:r w:rsidR="00231D3A">
                                  <w:rPr>
                                    <w:rFonts w:asciiTheme="majorBidi" w:hAnsiTheme="majorBidi" w:cstheme="majorBidi"/>
                                    <w:b/>
                                    <w:noProof/>
                                    <w:color w:val="000000" w:themeColor="text1"/>
                                    <w:sz w:val="24"/>
                                    <w:szCs w:val="24"/>
                                    <w:lang w:val="en-US"/>
                                  </w:rPr>
                                  <w:t xml:space="preserve">: </w:t>
                                </w:r>
                              </w:ins>
                              <w:ins w:id="1804" w:author="Tanish Sugnani" w:date="2017-05-16T16:35:00Z">
                                <w:r w:rsidRPr="00231D3A">
                                  <w:rPr>
                                    <w:rFonts w:asciiTheme="majorBidi" w:hAnsiTheme="majorBidi" w:cstheme="majorBidi"/>
                                    <w:b/>
                                    <w:noProof/>
                                    <w:color w:val="000000" w:themeColor="text1"/>
                                    <w:sz w:val="24"/>
                                    <w:szCs w:val="24"/>
                                    <w:lang w:val="en-US"/>
                                    <w:rPrChange w:id="1805" w:author="Tanish Sugnani" w:date="2017-05-21T03:45:00Z">
                                      <w:rPr>
                                        <w:rFonts w:asciiTheme="majorBidi" w:hAnsiTheme="majorBidi" w:cstheme="majorBidi"/>
                                        <w:noProof/>
                                        <w:color w:val="000000" w:themeColor="text1"/>
                                        <w:sz w:val="24"/>
                                        <w:szCs w:val="24"/>
                                        <w:lang w:val="en-US"/>
                                      </w:rPr>
                                    </w:rPrChange>
                                  </w:rPr>
                                  <w:t>(c-e) shows experimental result for image "T1"</w:t>
                                </w:r>
                                <w:r w:rsidRPr="00F046F0">
                                  <w:rPr>
                                    <w:rFonts w:asciiTheme="majorBidi" w:hAnsiTheme="majorBidi" w:cstheme="majorBidi"/>
                                    <w:noProof/>
                                    <w:color w:val="000000" w:themeColor="text1"/>
                                    <w:sz w:val="24"/>
                                    <w:szCs w:val="24"/>
                                    <w:lang w:val="en-US"/>
                                  </w:rPr>
                                  <w:t>.</w:t>
                                </w:r>
                              </w:ins>
                            </w:p>
                            <w:p w14:paraId="380F5044" w14:textId="77777777" w:rsidR="00AA3553" w:rsidRDefault="00AA3553" w:rsidP="00BB107C">
                              <w:pPr>
                                <w:rPr>
                                  <w:ins w:id="1806" w:author="Tanish Sugnani" w:date="2017-05-16T16:35:00Z"/>
                                  <w:rFonts w:asciiTheme="majorBidi" w:hAnsiTheme="majorBidi" w:cstheme="majorBidi"/>
                                  <w:noProof/>
                                  <w:color w:val="000000" w:themeColor="text1"/>
                                  <w:sz w:val="24"/>
                                  <w:szCs w:val="24"/>
                                  <w:lang w:val="en-US"/>
                                </w:rPr>
                              </w:pPr>
                              <w:ins w:id="1807" w:author="Tanish Sugnani" w:date="2017-05-16T16:35:00Z">
                                <w:r w:rsidRPr="00F046F0">
                                  <w:rPr>
                                    <w:rFonts w:asciiTheme="majorBidi" w:hAnsiTheme="majorBidi" w:cstheme="majorBidi"/>
                                    <w:noProof/>
                                    <w:color w:val="000000" w:themeColor="text1"/>
                                    <w:sz w:val="24"/>
                                    <w:szCs w:val="24"/>
                                    <w:lang w:val="en-US"/>
                                  </w:rPr>
                                  <w:t>As like the above the proposed method has better visual perception then the other two methods. The light sources and the car are clear in the fused image based on Hybrid-MSD method</w:t>
                                </w:r>
                                <w:r>
                                  <w:rPr>
                                    <w:rFonts w:asciiTheme="majorBidi" w:hAnsiTheme="majorBidi" w:cstheme="majorBidi"/>
                                    <w:noProof/>
                                    <w:color w:val="000000" w:themeColor="text1"/>
                                    <w:sz w:val="24"/>
                                    <w:szCs w:val="24"/>
                                    <w:lang w:val="en-US"/>
                                  </w:rPr>
                                  <w:t>. There is a clear difference in edges.</w:t>
                                </w:r>
                              </w:ins>
                            </w:p>
                            <w:p w14:paraId="17340E40" w14:textId="77777777" w:rsidR="00AA3553" w:rsidRDefault="00AA35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FD47506" id="_x0000_t202" coordsize="21600,21600" o:spt="202" path="m,l,21600r21600,l21600,xe">
                  <v:stroke joinstyle="miter"/>
                  <v:path gradientshapeok="t" o:connecttype="rect"/>
                </v:shapetype>
                <v:shape id="Text Box 9" o:spid="_x0000_s1026" type="#_x0000_t202" style="position:absolute;left:0;text-align:left;margin-left:253.5pt;margin-top:30.55pt;width:210.75pt;height:187.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" fillcolor="white [3201]" strokecolor="white [3212]" strokeweight=".5pt">
                  <v:textbox>
                    <w:txbxContent>
                      <w:p w14:paraId="723360A3" w14:textId="6AEF83E3" w:rsidR="00AA3553" w:rsidRPr="00F046F0" w:rsidRDefault="00AA3553" w:rsidP="00BB107C">
                        <w:pPr>
                          <w:rPr>
                            <w:ins w:id="1808" w:author="Tanish Sugnani" w:date="2017-05-16T16:35:00Z"/>
                            <w:rFonts w:asciiTheme="majorBidi" w:hAnsiTheme="majorBidi" w:cstheme="majorBidi"/>
                            <w:noProof/>
                            <w:color w:val="000000" w:themeColor="text1"/>
                            <w:sz w:val="24"/>
                            <w:szCs w:val="24"/>
                            <w:lang w:val="en-US"/>
                          </w:rPr>
                        </w:pPr>
                        <w:ins w:id="1809" w:author="Tanish Sugnani" w:date="2017-05-16T16:35:00Z">
                          <w:r w:rsidRPr="00231D3A">
                            <w:rPr>
                              <w:rFonts w:asciiTheme="majorBidi" w:hAnsiTheme="majorBidi" w:cstheme="majorBidi"/>
                              <w:b/>
                              <w:noProof/>
                              <w:color w:val="000000" w:themeColor="text1"/>
                              <w:sz w:val="24"/>
                              <w:szCs w:val="24"/>
                              <w:lang w:val="en-US"/>
                              <w:rPrChange w:id="1810" w:author="Tanish Sugnani" w:date="2017-05-21T03:45:00Z">
                                <w:rPr>
                                  <w:rFonts w:asciiTheme="majorBidi" w:hAnsiTheme="majorBidi" w:cstheme="majorBidi"/>
                                  <w:noProof/>
                                  <w:color w:val="000000" w:themeColor="text1"/>
                                  <w:sz w:val="24"/>
                                  <w:szCs w:val="24"/>
                                  <w:lang w:val="en-US"/>
                                </w:rPr>
                              </w:rPrChange>
                            </w:rPr>
                            <w:t>Fig</w:t>
                          </w:r>
                        </w:ins>
                        <w:ins w:id="1811" w:author="Tanish Sugnani" w:date="2017-05-16T18:35:00Z">
                          <w:r w:rsidRPr="00231D3A">
                            <w:rPr>
                              <w:rFonts w:asciiTheme="majorBidi" w:hAnsiTheme="majorBidi" w:cstheme="majorBidi"/>
                              <w:b/>
                              <w:noProof/>
                              <w:color w:val="000000" w:themeColor="text1"/>
                              <w:sz w:val="24"/>
                              <w:szCs w:val="24"/>
                              <w:lang w:val="en-US"/>
                              <w:rPrChange w:id="1812" w:author="Tanish Sugnani" w:date="2017-05-21T03:45:00Z">
                                <w:rPr>
                                  <w:rFonts w:asciiTheme="majorBidi" w:hAnsiTheme="majorBidi" w:cstheme="majorBidi"/>
                                  <w:noProof/>
                                  <w:color w:val="000000" w:themeColor="text1"/>
                                  <w:sz w:val="24"/>
                                  <w:szCs w:val="24"/>
                                  <w:lang w:val="en-US"/>
                                </w:rPr>
                              </w:rPrChange>
                            </w:rPr>
                            <w:t>6.3</w:t>
                          </w:r>
                        </w:ins>
                        <w:ins w:id="1813" w:author="Tanish Sugnani" w:date="2017-05-21T03:45:00Z">
                          <w:r w:rsidR="00231D3A">
                            <w:rPr>
                              <w:rFonts w:asciiTheme="majorBidi" w:hAnsiTheme="majorBidi" w:cstheme="majorBidi"/>
                              <w:b/>
                              <w:noProof/>
                              <w:color w:val="000000" w:themeColor="text1"/>
                              <w:sz w:val="24"/>
                              <w:szCs w:val="24"/>
                              <w:lang w:val="en-US"/>
                            </w:rPr>
                            <w:t xml:space="preserve">: </w:t>
                          </w:r>
                        </w:ins>
                        <w:ins w:id="1814" w:author="Tanish Sugnani" w:date="2017-05-16T16:35:00Z">
                          <w:r w:rsidRPr="00231D3A">
                            <w:rPr>
                              <w:rFonts w:asciiTheme="majorBidi" w:hAnsiTheme="majorBidi" w:cstheme="majorBidi"/>
                              <w:b/>
                              <w:noProof/>
                              <w:color w:val="000000" w:themeColor="text1"/>
                              <w:sz w:val="24"/>
                              <w:szCs w:val="24"/>
                              <w:lang w:val="en-US"/>
                              <w:rPrChange w:id="1815" w:author="Tanish Sugnani" w:date="2017-05-21T03:45:00Z">
                                <w:rPr>
                                  <w:rFonts w:asciiTheme="majorBidi" w:hAnsiTheme="majorBidi" w:cstheme="majorBidi"/>
                                  <w:noProof/>
                                  <w:color w:val="000000" w:themeColor="text1"/>
                                  <w:sz w:val="24"/>
                                  <w:szCs w:val="24"/>
                                  <w:lang w:val="en-US"/>
                                </w:rPr>
                              </w:rPrChange>
                            </w:rPr>
                            <w:t>(c-e) shows experimental result for image "T1"</w:t>
                          </w:r>
                          <w:r w:rsidRPr="00F046F0">
                            <w:rPr>
                              <w:rFonts w:asciiTheme="majorBidi" w:hAnsiTheme="majorBidi" w:cstheme="majorBidi"/>
                              <w:noProof/>
                              <w:color w:val="000000" w:themeColor="text1"/>
                              <w:sz w:val="24"/>
                              <w:szCs w:val="24"/>
                              <w:lang w:val="en-US"/>
                            </w:rPr>
                            <w:t>.</w:t>
                          </w:r>
                        </w:ins>
                      </w:p>
                      <w:p w14:paraId="380F5044" w14:textId="77777777" w:rsidR="00AA3553" w:rsidRDefault="00AA3553" w:rsidP="00BB107C">
                        <w:pPr>
                          <w:rPr>
                            <w:ins w:id="1816" w:author="Tanish Sugnani" w:date="2017-05-16T16:35:00Z"/>
                            <w:rFonts w:asciiTheme="majorBidi" w:hAnsiTheme="majorBidi" w:cstheme="majorBidi"/>
                            <w:noProof/>
                            <w:color w:val="000000" w:themeColor="text1"/>
                            <w:sz w:val="24"/>
                            <w:szCs w:val="24"/>
                            <w:lang w:val="en-US"/>
                          </w:rPr>
                        </w:pPr>
                        <w:ins w:id="1817" w:author="Tanish Sugnani" w:date="2017-05-16T16:35:00Z">
                          <w:r w:rsidRPr="00F046F0">
                            <w:rPr>
                              <w:rFonts w:asciiTheme="majorBidi" w:hAnsiTheme="majorBidi" w:cstheme="majorBidi"/>
                              <w:noProof/>
                              <w:color w:val="000000" w:themeColor="text1"/>
                              <w:sz w:val="24"/>
                              <w:szCs w:val="24"/>
                              <w:lang w:val="en-US"/>
                            </w:rPr>
                            <w:t>As like the above the proposed method has better visual perception then the other two methods. The light sources and the car are clear in the fused image based on Hybrid-MSD method</w:t>
                          </w:r>
                          <w:r>
                            <w:rPr>
                              <w:rFonts w:asciiTheme="majorBidi" w:hAnsiTheme="majorBidi" w:cstheme="majorBidi"/>
                              <w:noProof/>
                              <w:color w:val="000000" w:themeColor="text1"/>
                              <w:sz w:val="24"/>
                              <w:szCs w:val="24"/>
                              <w:lang w:val="en-US"/>
                            </w:rPr>
                            <w:t>. There is a clear difference in edges.</w:t>
                          </w:r>
                        </w:ins>
                      </w:p>
                      <w:p w14:paraId="17340E40" w14:textId="77777777" w:rsidR="00AA3553" w:rsidRDefault="00AA3553"/>
                    </w:txbxContent>
                  </v:textbox>
                </v:shape>
              </w:pict>
            </mc:Fallback>
          </mc:AlternateContent>
        </w:r>
      </w:ins>
      <w:ins w:id="1818" w:author="Tanish Sugnani" w:date="2017-05-16T13:02:00Z">
        <w:r w:rsidR="00BB6C73" w:rsidRPr="004D11BA">
          <w:rPr>
            <w:rFonts w:ascii="Times New Roman" w:hAnsi="Times New Roman" w:cs="Times New Roman"/>
            <w:bCs/>
            <w:noProof/>
            <w:sz w:val="24"/>
            <w:szCs w:val="24"/>
            <w:lang w:val="en-US"/>
            <w:rPrChange w:id="1819" w:author="Tanish Sugnani" w:date="2017-05-16T13:05:00Z">
              <w:rPr>
                <w:rFonts w:ascii="Times New Roman" w:hAnsi="Times New Roman" w:cs="Times New Roman"/>
                <w:b/>
                <w:bCs/>
                <w:noProof/>
                <w:sz w:val="36"/>
                <w:szCs w:val="36"/>
                <w:lang w:val="en-US"/>
              </w:rPr>
            </w:rPrChange>
          </w:rPr>
          <w:t xml:space="preserve">  </w:t>
        </w:r>
      </w:ins>
      <w:ins w:id="1820" w:author="Tanish Sugnani" w:date="2017-05-16T13:05:00Z">
        <w:r w:rsidR="004D11BA" w:rsidRPr="004D11BA">
          <w:rPr>
            <w:rFonts w:ascii="Times New Roman" w:hAnsi="Times New Roman" w:cs="Times New Roman"/>
            <w:bCs/>
            <w:noProof/>
            <w:sz w:val="24"/>
            <w:szCs w:val="24"/>
            <w:lang w:val="en-US"/>
            <w:rPrChange w:id="1821" w:author="Tanish Sugnani" w:date="2017-05-16T13:05:00Z">
              <w:rPr>
                <w:rFonts w:ascii="Times New Roman" w:hAnsi="Times New Roman" w:cs="Times New Roman"/>
                <w:b/>
                <w:bCs/>
                <w:noProof/>
                <w:sz w:val="36"/>
                <w:szCs w:val="36"/>
                <w:lang w:val="en-US"/>
              </w:rPr>
            </w:rPrChange>
          </w:rPr>
          <w:t xml:space="preserve">                  </w:t>
        </w:r>
      </w:ins>
      <w:ins w:id="1822" w:author="Tanish Sugnani" w:date="2017-05-16T13:06:00Z">
        <w:r w:rsidR="004D11BA">
          <w:rPr>
            <w:rFonts w:ascii="Times New Roman" w:hAnsi="Times New Roman" w:cs="Times New Roman"/>
            <w:bCs/>
            <w:noProof/>
            <w:sz w:val="24"/>
            <w:szCs w:val="24"/>
            <w:lang w:val="en-US"/>
          </w:rPr>
          <w:t xml:space="preserve">              </w:t>
        </w:r>
      </w:ins>
      <w:ins w:id="1823" w:author="Tanish Sugnani" w:date="2017-05-16T13:05:00Z">
        <w:r w:rsidR="004D11BA" w:rsidRPr="00317D7B">
          <w:rPr>
            <w:rFonts w:ascii="Times New Roman" w:hAnsi="Times New Roman" w:cs="Times New Roman"/>
            <w:bCs/>
            <w:noProof/>
            <w:sz w:val="24"/>
            <w:szCs w:val="24"/>
            <w:lang w:val="en-US"/>
          </w:rPr>
          <w:t>(c</w:t>
        </w:r>
        <w:r w:rsidR="004D11BA" w:rsidRPr="004D11BA">
          <w:rPr>
            <w:rFonts w:ascii="Times New Roman" w:hAnsi="Times New Roman" w:cs="Times New Roman"/>
            <w:bCs/>
            <w:noProof/>
            <w:sz w:val="24"/>
            <w:szCs w:val="24"/>
            <w:lang w:val="en-US"/>
            <w:rPrChange w:id="1824" w:author="Tanish Sugnani" w:date="2017-05-16T13:05:00Z">
              <w:rPr>
                <w:rFonts w:ascii="Times New Roman" w:hAnsi="Times New Roman" w:cs="Times New Roman"/>
                <w:b/>
                <w:bCs/>
                <w:noProof/>
                <w:sz w:val="36"/>
                <w:szCs w:val="36"/>
                <w:lang w:val="en-US"/>
              </w:rPr>
            </w:rPrChange>
          </w:rPr>
          <w:t>)</w:t>
        </w:r>
      </w:ins>
      <w:ins w:id="1825" w:author="Tanish Sugnani" w:date="2017-05-16T13:02:00Z">
        <w:r w:rsidR="00BB6C73" w:rsidRPr="004D11BA">
          <w:rPr>
            <w:rFonts w:ascii="Times New Roman" w:hAnsi="Times New Roman" w:cs="Times New Roman"/>
            <w:bCs/>
            <w:noProof/>
            <w:sz w:val="24"/>
            <w:szCs w:val="24"/>
            <w:lang w:val="en-US"/>
            <w:rPrChange w:id="1826" w:author="Tanish Sugnani" w:date="2017-05-16T13:05:00Z">
              <w:rPr>
                <w:rFonts w:ascii="Times New Roman" w:hAnsi="Times New Roman" w:cs="Times New Roman"/>
                <w:b/>
                <w:bCs/>
                <w:noProof/>
                <w:sz w:val="36"/>
                <w:szCs w:val="36"/>
                <w:lang w:val="en-US"/>
              </w:rPr>
            </w:rPrChange>
          </w:rPr>
          <w:t xml:space="preserve">     </w:t>
        </w:r>
      </w:ins>
      <w:ins w:id="1827" w:author="Tanish Sugnani" w:date="2017-05-16T13:06:00Z">
        <w:r>
          <w:rPr>
            <w:rFonts w:ascii="Times New Roman" w:hAnsi="Times New Roman" w:cs="Times New Roman"/>
            <w:bCs/>
            <w:noProof/>
            <w:sz w:val="24"/>
            <w:szCs w:val="24"/>
            <w:lang w:val="en-US"/>
          </w:rPr>
          <w:t xml:space="preserve">                         </w:t>
        </w:r>
        <w:r w:rsidR="004D11BA">
          <w:rPr>
            <w:rFonts w:ascii="Times New Roman" w:hAnsi="Times New Roman" w:cs="Times New Roman"/>
            <w:bCs/>
            <w:noProof/>
            <w:sz w:val="24"/>
            <w:szCs w:val="24"/>
            <w:lang w:val="en-US"/>
          </w:rPr>
          <w:t xml:space="preserve"> </w:t>
        </w:r>
      </w:ins>
      <w:ins w:id="1828" w:author="Tanish Sugnani" w:date="2017-05-16T16:33:00Z">
        <w:r>
          <w:rPr>
            <w:rFonts w:ascii="Times New Roman" w:hAnsi="Times New Roman" w:cs="Times New Roman"/>
            <w:bCs/>
            <w:noProof/>
            <w:sz w:val="24"/>
            <w:szCs w:val="24"/>
            <w:lang w:val="en-US"/>
          </w:rPr>
          <w:t xml:space="preserve">                                     </w:t>
        </w:r>
      </w:ins>
      <w:ins w:id="1829" w:author="Tanish Sugnani" w:date="2017-05-16T13:06:00Z">
        <w:r w:rsidR="004D11BA">
          <w:rPr>
            <w:rFonts w:ascii="Times New Roman" w:hAnsi="Times New Roman" w:cs="Times New Roman"/>
            <w:bCs/>
            <w:noProof/>
            <w:sz w:val="24"/>
            <w:szCs w:val="24"/>
            <w:lang w:val="en-US"/>
          </w:rPr>
          <w:t xml:space="preserve"> (d)</w:t>
        </w:r>
      </w:ins>
    </w:p>
    <w:p w14:paraId="2517DBE4" w14:textId="2F8004DA" w:rsidR="00BB6C73" w:rsidRPr="00BB107C" w:rsidRDefault="00BB6C73">
      <w:pPr>
        <w:spacing w:line="360" w:lineRule="auto"/>
        <w:jc w:val="both"/>
        <w:rPr>
          <w:ins w:id="1830" w:author="Tanish Sugnani" w:date="2017-05-16T13:16:00Z"/>
          <w:rFonts w:ascii="Times New Roman" w:hAnsi="Times New Roman" w:cs="Times New Roman"/>
          <w:bCs/>
          <w:noProof/>
          <w:sz w:val="24"/>
          <w:szCs w:val="24"/>
          <w:lang w:val="en-US"/>
          <w:rPrChange w:id="1831" w:author="Tanish Sugnani" w:date="2017-05-16T16:27:00Z">
            <w:rPr>
              <w:ins w:id="1832" w:author="Tanish Sugnani" w:date="2017-05-16T13:16:00Z"/>
              <w:rFonts w:ascii="Times New Roman" w:hAnsi="Times New Roman" w:cs="Times New Roman"/>
              <w:b/>
              <w:bCs/>
              <w:noProof/>
              <w:sz w:val="36"/>
              <w:szCs w:val="36"/>
              <w:lang w:val="en-US"/>
            </w:rPr>
          </w:rPrChange>
        </w:rPr>
        <w:pPrChange w:id="1833" w:author="Tanish Sugnani" w:date="2017-05-16T16:27:00Z">
          <w:pPr/>
        </w:pPrChange>
      </w:pPr>
      <w:ins w:id="1834" w:author="Tanish Sugnani" w:date="2017-05-16T12:57:00Z">
        <w:r>
          <w:rPr>
            <w:rFonts w:ascii="Times New Roman" w:hAnsi="Times New Roman" w:cs="Times New Roman"/>
            <w:b/>
            <w:bCs/>
            <w:noProof/>
            <w:sz w:val="36"/>
            <w:szCs w:val="36"/>
            <w:lang w:val="en-US"/>
            <w:rPrChange w:id="1835" w:author="Unknown">
              <w:rPr>
                <w:noProof/>
                <w:lang w:val="en-US"/>
              </w:rPr>
            </w:rPrChange>
          </w:rPr>
          <w:drawing>
            <wp:inline distT="0" distB="0" distL="0" distR="0" wp14:anchorId="38FD43FF" wp14:editId="5D46DE95">
              <wp:extent cx="3009900" cy="2380615"/>
              <wp:effectExtent l="0" t="0" r="0" b="635"/>
              <wp:docPr id="26" name="Picture 25" descr="T1_HMSD_fu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_HMSD_fused.jpg"/>
                      <pic:cNvPicPr/>
                    </pic:nvPicPr>
                    <pic:blipFill>
                      <a:blip r:embed="rId37"/>
                      <a:stretch>
                        <a:fillRect/>
                      </a:stretch>
                    </pic:blipFill>
                    <pic:spPr>
                      <a:xfrm>
                        <a:off x="0" y="0"/>
                        <a:ext cx="3020682" cy="2389143"/>
                      </a:xfrm>
                      <a:prstGeom prst="rect">
                        <a:avLst/>
                      </a:prstGeom>
                    </pic:spPr>
                  </pic:pic>
                </a:graphicData>
              </a:graphic>
            </wp:inline>
          </w:drawing>
        </w:r>
      </w:ins>
      <w:ins w:id="1836" w:author="Tanish Sugnani" w:date="2017-05-16T16:28:00Z">
        <w:r w:rsidR="00BB107C">
          <w:rPr>
            <w:rFonts w:ascii="Times New Roman" w:hAnsi="Times New Roman" w:cs="Times New Roman"/>
            <w:bCs/>
            <w:noProof/>
            <w:sz w:val="24"/>
            <w:szCs w:val="24"/>
            <w:lang w:val="en-US"/>
          </w:rPr>
          <w:t xml:space="preserve">    </w:t>
        </w:r>
      </w:ins>
    </w:p>
    <w:p w14:paraId="4938F4FE" w14:textId="02C5B2FB" w:rsidR="003C766B" w:rsidRDefault="003C766B">
      <w:pPr>
        <w:jc w:val="both"/>
        <w:rPr>
          <w:ins w:id="1837" w:author="Tanish Sugnani" w:date="2017-05-16T13:17:00Z"/>
          <w:rFonts w:ascii="Times New Roman" w:hAnsi="Times New Roman" w:cs="Times New Roman"/>
          <w:bCs/>
          <w:noProof/>
          <w:sz w:val="24"/>
          <w:szCs w:val="24"/>
          <w:lang w:val="en-US"/>
        </w:rPr>
        <w:pPrChange w:id="1838" w:author="Tanish Sugnani" w:date="2017-05-16T13:04:00Z">
          <w:pPr/>
        </w:pPrChange>
      </w:pPr>
      <w:ins w:id="1839" w:author="Tanish Sugnani" w:date="2017-05-16T13:16:00Z">
        <w:r w:rsidRPr="003C766B">
          <w:rPr>
            <w:rFonts w:ascii="Times New Roman" w:hAnsi="Times New Roman" w:cs="Times New Roman"/>
            <w:bCs/>
            <w:noProof/>
            <w:sz w:val="24"/>
            <w:szCs w:val="24"/>
            <w:lang w:val="en-US"/>
            <w:rPrChange w:id="1840" w:author="Tanish Sugnani" w:date="2017-05-16T13:17:00Z">
              <w:rPr>
                <w:rFonts w:ascii="Times New Roman" w:hAnsi="Times New Roman" w:cs="Times New Roman"/>
                <w:b/>
                <w:bCs/>
                <w:noProof/>
                <w:sz w:val="36"/>
                <w:szCs w:val="36"/>
                <w:lang w:val="en-US"/>
              </w:rPr>
            </w:rPrChange>
          </w:rPr>
          <w:t xml:space="preserve">                                   (e) </w:t>
        </w:r>
      </w:ins>
    </w:p>
    <w:p w14:paraId="4996E3B5" w14:textId="484C1521" w:rsidR="002337D6" w:rsidRPr="00231D3A" w:rsidRDefault="00231D3A" w:rsidP="003C766B">
      <w:pPr>
        <w:pStyle w:val="ListParagraph"/>
        <w:autoSpaceDE w:val="0"/>
        <w:autoSpaceDN w:val="0"/>
        <w:adjustRightInd w:val="0"/>
        <w:spacing w:line="360" w:lineRule="auto"/>
        <w:ind w:left="0"/>
        <w:jc w:val="both"/>
        <w:rPr>
          <w:ins w:id="1841" w:author="Tanish Sugnani" w:date="2017-05-16T17:02:00Z"/>
          <w:rFonts w:asciiTheme="majorBidi" w:hAnsiTheme="majorBidi" w:cstheme="majorBidi"/>
          <w:b/>
          <w:noProof/>
          <w:color w:val="000000" w:themeColor="text1"/>
          <w:sz w:val="24"/>
          <w:szCs w:val="24"/>
          <w:lang w:val="en-US"/>
          <w:rPrChange w:id="1842" w:author="Tanish Sugnani" w:date="2017-05-21T03:45:00Z">
            <w:rPr>
              <w:ins w:id="1843" w:author="Tanish Sugnani" w:date="2017-05-16T17:02:00Z"/>
              <w:rFonts w:asciiTheme="majorBidi" w:hAnsiTheme="majorBidi" w:cstheme="majorBidi"/>
              <w:noProof/>
              <w:color w:val="000000" w:themeColor="text1"/>
              <w:sz w:val="24"/>
              <w:szCs w:val="24"/>
              <w:lang w:val="en-US"/>
            </w:rPr>
          </w:rPrChange>
        </w:rPr>
      </w:pPr>
      <w:ins w:id="1844" w:author="Tanish Sugnani" w:date="2017-05-16T13:18:00Z">
        <w:r>
          <w:rPr>
            <w:rFonts w:asciiTheme="majorBidi" w:hAnsiTheme="majorBidi" w:cstheme="majorBidi"/>
            <w:b/>
            <w:noProof/>
            <w:color w:val="000000" w:themeColor="text1"/>
            <w:sz w:val="24"/>
            <w:szCs w:val="24"/>
            <w:lang w:val="en-US"/>
            <w:rPrChange w:id="1845" w:author="Tanish Sugnani" w:date="2017-05-21T03:45:00Z">
              <w:rPr>
                <w:rFonts w:asciiTheme="majorBidi" w:hAnsiTheme="majorBidi" w:cstheme="majorBidi"/>
                <w:b/>
                <w:noProof/>
                <w:color w:val="000000" w:themeColor="text1"/>
                <w:sz w:val="24"/>
                <w:szCs w:val="24"/>
                <w:lang w:val="en-US"/>
              </w:rPr>
            </w:rPrChange>
          </w:rPr>
          <w:t xml:space="preserve">Fig6.3: </w:t>
        </w:r>
        <w:r w:rsidR="003C766B" w:rsidRPr="00231D3A">
          <w:rPr>
            <w:rFonts w:asciiTheme="majorBidi" w:hAnsiTheme="majorBidi" w:cstheme="majorBidi"/>
            <w:b/>
            <w:noProof/>
            <w:color w:val="000000" w:themeColor="text1"/>
            <w:sz w:val="24"/>
            <w:szCs w:val="24"/>
            <w:lang w:val="en-US"/>
            <w:rPrChange w:id="1846" w:author="Tanish Sugnani" w:date="2017-05-21T03:45:00Z">
              <w:rPr>
                <w:rFonts w:asciiTheme="majorBidi" w:hAnsiTheme="majorBidi" w:cstheme="majorBidi"/>
                <w:noProof/>
                <w:color w:val="000000" w:themeColor="text1"/>
                <w:sz w:val="24"/>
                <w:szCs w:val="24"/>
                <w:lang w:val="en-US"/>
              </w:rPr>
            </w:rPrChange>
          </w:rPr>
          <w:t>(a) Infrared image, (b) Visible image, (c) SW</w:t>
        </w:r>
        <w:r w:rsidR="00336D79" w:rsidRPr="00231D3A">
          <w:rPr>
            <w:rFonts w:asciiTheme="majorBidi" w:hAnsiTheme="majorBidi" w:cstheme="majorBidi"/>
            <w:b/>
            <w:noProof/>
            <w:color w:val="000000" w:themeColor="text1"/>
            <w:sz w:val="24"/>
            <w:szCs w:val="24"/>
            <w:lang w:val="en-US"/>
            <w:rPrChange w:id="1847" w:author="Tanish Sugnani" w:date="2017-05-21T03:45:00Z">
              <w:rPr>
                <w:rFonts w:asciiTheme="majorBidi" w:hAnsiTheme="majorBidi" w:cstheme="majorBidi"/>
                <w:noProof/>
                <w:color w:val="000000" w:themeColor="text1"/>
                <w:sz w:val="24"/>
                <w:szCs w:val="24"/>
                <w:lang w:val="en-US"/>
              </w:rPr>
            </w:rPrChange>
          </w:rPr>
          <w:t>T, (d) PCNN, (e) Proposed H</w:t>
        </w:r>
        <w:r w:rsidR="003C766B" w:rsidRPr="00231D3A">
          <w:rPr>
            <w:rFonts w:asciiTheme="majorBidi" w:hAnsiTheme="majorBidi" w:cstheme="majorBidi"/>
            <w:b/>
            <w:noProof/>
            <w:color w:val="000000" w:themeColor="text1"/>
            <w:sz w:val="24"/>
            <w:szCs w:val="24"/>
            <w:lang w:val="en-US"/>
            <w:rPrChange w:id="1848" w:author="Tanish Sugnani" w:date="2017-05-21T03:45:00Z">
              <w:rPr>
                <w:rFonts w:asciiTheme="majorBidi" w:hAnsiTheme="majorBidi" w:cstheme="majorBidi"/>
                <w:noProof/>
                <w:color w:val="000000" w:themeColor="text1"/>
                <w:sz w:val="24"/>
                <w:szCs w:val="24"/>
                <w:lang w:val="en-US"/>
              </w:rPr>
            </w:rPrChange>
          </w:rPr>
          <w:t>MSD</w:t>
        </w:r>
      </w:ins>
    </w:p>
    <w:p w14:paraId="66DF07FC" w14:textId="77777777" w:rsidR="002337D6" w:rsidRDefault="002337D6">
      <w:pPr>
        <w:rPr>
          <w:ins w:id="1849" w:author="Tanish Sugnani" w:date="2017-05-16T17:04:00Z"/>
          <w:rFonts w:asciiTheme="majorBidi" w:hAnsiTheme="majorBidi" w:cstheme="majorBidi"/>
          <w:noProof/>
          <w:color w:val="000000" w:themeColor="text1"/>
          <w:sz w:val="24"/>
          <w:szCs w:val="24"/>
          <w:lang w:val="en-US"/>
        </w:rPr>
      </w:pPr>
      <w:ins w:id="1850" w:author="Tanish Sugnani" w:date="2017-05-16T17:02:00Z">
        <w:r w:rsidRPr="00753B6F">
          <w:rPr>
            <w:rFonts w:asciiTheme="majorBidi" w:hAnsiTheme="majorBidi" w:cstheme="majorBidi"/>
            <w:noProof/>
            <w:color w:val="000000" w:themeColor="text1"/>
            <w:sz w:val="24"/>
            <w:szCs w:val="24"/>
            <w:lang w:val="en-US"/>
          </w:rPr>
          <w:lastRenderedPageBreak/>
          <w:t xml:space="preserve">2. </w:t>
        </w:r>
        <w:r w:rsidRPr="002337D6">
          <w:rPr>
            <w:rFonts w:asciiTheme="majorBidi" w:hAnsiTheme="majorBidi" w:cstheme="majorBidi"/>
            <w:noProof/>
            <w:color w:val="000000" w:themeColor="text1"/>
            <w:sz w:val="24"/>
            <w:szCs w:val="24"/>
            <w:lang w:val="en-US"/>
            <w:rPrChange w:id="1851" w:author="Tanish Sugnani" w:date="2017-05-16T17:02:00Z">
              <w:rPr>
                <w:rFonts w:asciiTheme="majorBidi" w:hAnsiTheme="majorBidi" w:cstheme="majorBidi"/>
                <w:noProof/>
                <w:color w:val="000000" w:themeColor="text1"/>
                <w:sz w:val="24"/>
                <w:szCs w:val="24"/>
                <w:u w:val="single"/>
                <w:lang w:val="en-US"/>
              </w:rPr>
            </w:rPrChange>
          </w:rPr>
          <w:t>Objective performance evaluation</w:t>
        </w:r>
        <w:r w:rsidRPr="00753B6F">
          <w:rPr>
            <w:rFonts w:asciiTheme="majorBidi" w:hAnsiTheme="majorBidi" w:cstheme="majorBidi"/>
            <w:noProof/>
            <w:color w:val="000000" w:themeColor="text1"/>
            <w:sz w:val="24"/>
            <w:szCs w:val="24"/>
            <w:lang w:val="en-US"/>
          </w:rPr>
          <w:t xml:space="preserve"> </w:t>
        </w:r>
      </w:ins>
    </w:p>
    <w:p w14:paraId="3293DC42" w14:textId="15422EFC" w:rsidR="002337D6" w:rsidRDefault="002337D6">
      <w:pPr>
        <w:rPr>
          <w:ins w:id="1852" w:author="Tanish Sugnani" w:date="2017-05-16T17:03:00Z"/>
          <w:rFonts w:asciiTheme="majorBidi" w:hAnsiTheme="majorBidi" w:cstheme="majorBidi"/>
          <w:noProof/>
          <w:color w:val="000000" w:themeColor="text1"/>
          <w:sz w:val="24"/>
          <w:szCs w:val="24"/>
          <w:lang w:val="en-US"/>
        </w:rPr>
      </w:pPr>
      <w:ins w:id="1853" w:author="Tanish Sugnani" w:date="2017-05-16T17:03:00Z">
        <w:r>
          <w:rPr>
            <w:rFonts w:asciiTheme="majorBidi" w:hAnsiTheme="majorBidi" w:cstheme="majorBidi"/>
            <w:noProof/>
            <w:color w:val="000000" w:themeColor="text1"/>
            <w:sz w:val="24"/>
            <w:szCs w:val="24"/>
            <w:lang w:val="en-US"/>
            <w:rPrChange w:id="1854" w:author="Unknown">
              <w:rPr>
                <w:noProof/>
                <w:lang w:val="en-US"/>
              </w:rPr>
            </w:rPrChange>
          </w:rPr>
          <w:drawing>
            <wp:inline distT="0" distB="0" distL="0" distR="0" wp14:anchorId="270D849B" wp14:editId="132C073C">
              <wp:extent cx="5581067" cy="2483893"/>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1103" cy="2488360"/>
                      </a:xfrm>
                      <a:prstGeom prst="rect">
                        <a:avLst/>
                      </a:prstGeom>
                      <a:noFill/>
                      <a:ln>
                        <a:noFill/>
                      </a:ln>
                    </pic:spPr>
                  </pic:pic>
                </a:graphicData>
              </a:graphic>
            </wp:inline>
          </w:drawing>
        </w:r>
      </w:ins>
    </w:p>
    <w:p w14:paraId="0826A018" w14:textId="77777777" w:rsidR="002337D6" w:rsidRDefault="002337D6">
      <w:pPr>
        <w:rPr>
          <w:ins w:id="1855" w:author="Tanish Sugnani" w:date="2017-05-16T17:03:00Z"/>
          <w:rFonts w:asciiTheme="majorBidi" w:hAnsiTheme="majorBidi" w:cstheme="majorBidi"/>
          <w:noProof/>
          <w:color w:val="000000" w:themeColor="text1"/>
          <w:sz w:val="24"/>
          <w:szCs w:val="24"/>
          <w:lang w:val="en-US"/>
        </w:rPr>
      </w:pPr>
      <w:ins w:id="1856" w:author="Tanish Sugnani" w:date="2017-05-16T17:03:00Z">
        <w:r>
          <w:rPr>
            <w:rFonts w:asciiTheme="majorBidi" w:hAnsiTheme="majorBidi" w:cstheme="majorBidi"/>
            <w:noProof/>
            <w:color w:val="000000" w:themeColor="text1"/>
            <w:sz w:val="24"/>
            <w:szCs w:val="24"/>
            <w:lang w:val="en-US"/>
            <w:rPrChange w:id="1857" w:author="Unknown">
              <w:rPr>
                <w:noProof/>
                <w:lang w:val="en-US"/>
              </w:rPr>
            </w:rPrChange>
          </w:rPr>
          <w:drawing>
            <wp:inline distT="0" distB="0" distL="0" distR="0" wp14:anchorId="6EF9E2EF" wp14:editId="2391836B">
              <wp:extent cx="5502275" cy="2674961"/>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9508" cy="2678477"/>
                      </a:xfrm>
                      <a:prstGeom prst="rect">
                        <a:avLst/>
                      </a:prstGeom>
                      <a:noFill/>
                      <a:ln>
                        <a:noFill/>
                      </a:ln>
                    </pic:spPr>
                  </pic:pic>
                </a:graphicData>
              </a:graphic>
            </wp:inline>
          </w:drawing>
        </w:r>
      </w:ins>
    </w:p>
    <w:p w14:paraId="46177F31" w14:textId="52CBCB77" w:rsidR="002337D6" w:rsidRPr="00753B6F" w:rsidRDefault="002337D6">
      <w:pPr>
        <w:rPr>
          <w:ins w:id="1858" w:author="Tanish Sugnani" w:date="2017-05-16T17:02:00Z"/>
          <w:rFonts w:asciiTheme="majorBidi" w:hAnsiTheme="majorBidi" w:cstheme="majorBidi"/>
          <w:noProof/>
          <w:color w:val="000000" w:themeColor="text1"/>
          <w:sz w:val="24"/>
          <w:szCs w:val="24"/>
          <w:lang w:val="en-US"/>
        </w:rPr>
      </w:pPr>
      <w:ins w:id="1859" w:author="Tanish Sugnani" w:date="2017-05-16T17:03:00Z">
        <w:r>
          <w:rPr>
            <w:rFonts w:asciiTheme="majorBidi" w:hAnsiTheme="majorBidi" w:cstheme="majorBidi"/>
            <w:noProof/>
            <w:color w:val="000000" w:themeColor="text1"/>
            <w:sz w:val="24"/>
            <w:szCs w:val="24"/>
            <w:lang w:val="en-US"/>
            <w:rPrChange w:id="1860" w:author="Unknown">
              <w:rPr>
                <w:noProof/>
                <w:lang w:val="en-US"/>
              </w:rPr>
            </w:rPrChange>
          </w:rPr>
          <w:drawing>
            <wp:inline distT="0" distB="0" distL="0" distR="0" wp14:anchorId="6F4988E4" wp14:editId="28343BF9">
              <wp:extent cx="5502275" cy="274320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2809" cy="2748452"/>
                      </a:xfrm>
                      <a:prstGeom prst="rect">
                        <a:avLst/>
                      </a:prstGeom>
                      <a:noFill/>
                      <a:ln>
                        <a:noFill/>
                      </a:ln>
                    </pic:spPr>
                  </pic:pic>
                </a:graphicData>
              </a:graphic>
            </wp:inline>
          </w:drawing>
        </w:r>
      </w:ins>
      <w:ins w:id="1861" w:author="Tanish Sugnani" w:date="2017-05-16T17:02:00Z">
        <w:r w:rsidRPr="00753B6F">
          <w:rPr>
            <w:rFonts w:asciiTheme="majorBidi" w:hAnsiTheme="majorBidi" w:cstheme="majorBidi"/>
            <w:noProof/>
            <w:color w:val="000000" w:themeColor="text1"/>
            <w:sz w:val="24"/>
            <w:szCs w:val="24"/>
            <w:lang w:val="en-US"/>
          </w:rPr>
          <w:br w:type="page"/>
        </w:r>
      </w:ins>
    </w:p>
    <w:p w14:paraId="68C5952A" w14:textId="50A5A276" w:rsidR="00AB1D10" w:rsidRDefault="00AB1D10" w:rsidP="00753B6F">
      <w:pPr>
        <w:spacing w:line="360" w:lineRule="auto"/>
        <w:jc w:val="both"/>
        <w:rPr>
          <w:ins w:id="1862" w:author="Tanish Sugnani" w:date="2017-05-16T16:38:00Z"/>
          <w:rFonts w:asciiTheme="majorBidi" w:hAnsiTheme="majorBidi" w:cstheme="majorBidi"/>
          <w:noProof/>
          <w:color w:val="000000" w:themeColor="text1"/>
          <w:sz w:val="24"/>
          <w:szCs w:val="24"/>
          <w:lang w:val="en-US"/>
        </w:rPr>
      </w:pPr>
      <w:ins w:id="1863" w:author="Tanish Sugnani" w:date="2017-05-16T16:38:00Z">
        <w:r>
          <w:rPr>
            <w:rFonts w:asciiTheme="majorBidi" w:hAnsiTheme="majorBidi" w:cstheme="majorBidi"/>
            <w:noProof/>
            <w:color w:val="000000" w:themeColor="text1"/>
            <w:sz w:val="24"/>
            <w:szCs w:val="24"/>
            <w:lang w:val="en-US"/>
          </w:rPr>
          <w:lastRenderedPageBreak/>
          <w:t>The Objective Performance Evaluation characteristics are shown in the above tables. The tables show the values of various performance evaluation factors that can be used to evaluate and determine the best method for image fusion. The tables shows the performance matrix of various images for the previously mentioned methods (i.e, SWT, PCNN, Hybrid MSD). The performance evaluation factors are: Mutual Information (MI), Signal to Noise Ratio (SNR), Correlation Coefficient (CORR) and Edge Association (Q</w:t>
        </w:r>
        <w:r>
          <w:rPr>
            <w:rFonts w:asciiTheme="majorBidi" w:hAnsiTheme="majorBidi" w:cstheme="majorBidi"/>
            <w:noProof/>
            <w:color w:val="000000" w:themeColor="text1"/>
            <w:sz w:val="24"/>
            <w:szCs w:val="24"/>
            <w:vertAlign w:val="subscript"/>
            <w:lang w:val="en-US"/>
          </w:rPr>
          <w:t>AB</w:t>
        </w:r>
      </w:ins>
      <w:ins w:id="1864" w:author="Tanish Sugnani" w:date="2017-05-16T17:08:00Z">
        <w:r w:rsidR="00827EB6">
          <w:rPr>
            <w:rFonts w:asciiTheme="majorBidi" w:hAnsiTheme="majorBidi" w:cstheme="majorBidi"/>
            <w:noProof/>
            <w:color w:val="000000" w:themeColor="text1"/>
            <w:sz w:val="24"/>
            <w:szCs w:val="24"/>
            <w:vertAlign w:val="subscript"/>
            <w:lang w:val="en-US"/>
          </w:rPr>
          <w:t>/</w:t>
        </w:r>
      </w:ins>
      <w:ins w:id="1865" w:author="Tanish Sugnani" w:date="2017-05-16T16:38:00Z">
        <w:r>
          <w:rPr>
            <w:rFonts w:asciiTheme="majorBidi" w:hAnsiTheme="majorBidi" w:cstheme="majorBidi"/>
            <w:noProof/>
            <w:color w:val="000000" w:themeColor="text1"/>
            <w:sz w:val="24"/>
            <w:szCs w:val="24"/>
            <w:vertAlign w:val="subscript"/>
            <w:lang w:val="en-US"/>
          </w:rPr>
          <w:t>F</w:t>
        </w:r>
        <w:r>
          <w:rPr>
            <w:rFonts w:asciiTheme="majorBidi" w:hAnsiTheme="majorBidi" w:cstheme="majorBidi"/>
            <w:noProof/>
            <w:color w:val="000000" w:themeColor="text1"/>
            <w:sz w:val="24"/>
            <w:szCs w:val="24"/>
            <w:lang w:val="en-US"/>
          </w:rPr>
          <w:t>).</w:t>
        </w:r>
      </w:ins>
    </w:p>
    <w:p w14:paraId="41F0C25A" w14:textId="6EC0CBC3" w:rsidR="00827EB6" w:rsidRDefault="00AB1D10">
      <w:pPr>
        <w:spacing w:line="360" w:lineRule="auto"/>
        <w:jc w:val="both"/>
        <w:rPr>
          <w:ins w:id="1866" w:author="Tanish Sugnani" w:date="2017-05-16T17:09:00Z"/>
          <w:rFonts w:asciiTheme="majorBidi" w:hAnsiTheme="majorBidi" w:cstheme="majorBidi"/>
          <w:noProof/>
          <w:color w:val="000000" w:themeColor="text1"/>
          <w:sz w:val="24"/>
          <w:szCs w:val="24"/>
          <w:lang w:val="en-US"/>
        </w:rPr>
        <w:pPrChange w:id="1867" w:author="Tanish Sugnani" w:date="2017-05-16T17:10:00Z">
          <w:pPr>
            <w:autoSpaceDE w:val="0"/>
            <w:autoSpaceDN w:val="0"/>
            <w:adjustRightInd w:val="0"/>
            <w:spacing w:after="0" w:line="360" w:lineRule="auto"/>
            <w:jc w:val="both"/>
          </w:pPr>
        </w:pPrChange>
      </w:pPr>
      <w:ins w:id="1868" w:author="Tanish Sugnani" w:date="2017-05-16T16:38:00Z">
        <w:r w:rsidRPr="00FD1793">
          <w:rPr>
            <w:rFonts w:asciiTheme="majorBidi" w:hAnsiTheme="majorBidi" w:cstheme="majorBidi"/>
            <w:noProof/>
            <w:color w:val="000000" w:themeColor="text1"/>
            <w:sz w:val="24"/>
            <w:szCs w:val="24"/>
            <w:lang w:val="en-US"/>
          </w:rPr>
          <w:t>Mutual informationis adopted in the information theory-based metric. The</w:t>
        </w:r>
      </w:ins>
      <w:ins w:id="1869" w:author="Tanish Sugnani" w:date="2017-05-21T04:00:00Z">
        <w:r w:rsidR="009615BD">
          <w:rPr>
            <w:rFonts w:asciiTheme="majorBidi" w:hAnsiTheme="majorBidi" w:cstheme="majorBidi"/>
            <w:noProof/>
            <w:color w:val="000000" w:themeColor="text1"/>
            <w:sz w:val="24"/>
            <w:szCs w:val="24"/>
            <w:lang w:val="en-US"/>
          </w:rPr>
          <w:t xml:space="preserve"> </w:t>
        </w:r>
      </w:ins>
      <w:ins w:id="1870" w:author="Tanish Sugnani" w:date="2017-05-16T16:38:00Z">
        <w:r w:rsidRPr="00FD1793">
          <w:rPr>
            <w:rFonts w:asciiTheme="majorBidi" w:hAnsiTheme="majorBidi" w:cstheme="majorBidi"/>
            <w:noProof/>
            <w:color w:val="000000" w:themeColor="text1"/>
            <w:sz w:val="24"/>
            <w:szCs w:val="24"/>
            <w:lang w:val="en-US"/>
          </w:rPr>
          <w:t>metric with mutual information measures the amount of</w:t>
        </w:r>
      </w:ins>
      <w:ins w:id="1871" w:author="Tanish Sugnani" w:date="2017-05-21T03:59:00Z">
        <w:r w:rsidR="009615BD">
          <w:rPr>
            <w:rFonts w:asciiTheme="majorBidi" w:hAnsiTheme="majorBidi" w:cstheme="majorBidi"/>
            <w:noProof/>
            <w:color w:val="000000" w:themeColor="text1"/>
            <w:sz w:val="24"/>
            <w:szCs w:val="24"/>
            <w:lang w:val="en-US"/>
          </w:rPr>
          <w:t xml:space="preserve"> </w:t>
        </w:r>
      </w:ins>
      <w:ins w:id="1872" w:author="Tanish Sugnani" w:date="2017-05-16T16:38:00Z">
        <w:r w:rsidRPr="00FD1793">
          <w:rPr>
            <w:rFonts w:asciiTheme="majorBidi" w:hAnsiTheme="majorBidi" w:cstheme="majorBidi"/>
            <w:noProof/>
            <w:color w:val="000000" w:themeColor="text1"/>
            <w:sz w:val="24"/>
            <w:szCs w:val="24"/>
            <w:lang w:val="en-US"/>
          </w:rPr>
          <w:t>source image information preserved in the fused image</w:t>
        </w:r>
        <w:r w:rsidR="002337D6">
          <w:rPr>
            <w:rFonts w:asciiTheme="majorBidi" w:hAnsiTheme="majorBidi" w:cstheme="majorBidi"/>
            <w:noProof/>
            <w:color w:val="000000" w:themeColor="text1"/>
            <w:sz w:val="24"/>
            <w:szCs w:val="24"/>
            <w:lang w:val="en-US"/>
          </w:rPr>
          <w:t xml:space="preserve"> after fusion</w:t>
        </w:r>
      </w:ins>
      <w:ins w:id="1873" w:author="Tanish Sugnani" w:date="2017-05-21T04:00:00Z">
        <w:r w:rsidR="009615BD">
          <w:rPr>
            <w:rFonts w:asciiTheme="majorBidi" w:hAnsiTheme="majorBidi" w:cstheme="majorBidi"/>
            <w:noProof/>
            <w:color w:val="000000" w:themeColor="text1"/>
            <w:sz w:val="24"/>
            <w:szCs w:val="24"/>
            <w:lang w:val="en-US"/>
          </w:rPr>
          <w:t xml:space="preserve"> </w:t>
        </w:r>
      </w:ins>
      <w:ins w:id="1874" w:author="Tanish Sugnani" w:date="2017-05-16T16:38:00Z">
        <w:r w:rsidR="002337D6">
          <w:rPr>
            <w:rFonts w:asciiTheme="majorBidi" w:hAnsiTheme="majorBidi" w:cstheme="majorBidi"/>
            <w:noProof/>
            <w:color w:val="000000" w:themeColor="text1"/>
            <w:sz w:val="24"/>
            <w:szCs w:val="24"/>
            <w:lang w:val="en-US"/>
          </w:rPr>
          <w:t>processing.</w:t>
        </w:r>
      </w:ins>
      <w:ins w:id="1875" w:author="Tanish Sugnani" w:date="2017-05-21T04:00:00Z">
        <w:r w:rsidR="009615BD">
          <w:rPr>
            <w:rFonts w:asciiTheme="majorBidi" w:hAnsiTheme="majorBidi" w:cstheme="majorBidi"/>
            <w:noProof/>
            <w:color w:val="000000" w:themeColor="text1"/>
            <w:sz w:val="24"/>
            <w:szCs w:val="24"/>
            <w:lang w:val="en-US"/>
          </w:rPr>
          <w:t xml:space="preserve"> </w:t>
        </w:r>
      </w:ins>
      <w:ins w:id="1876" w:author="Tanish Sugnani" w:date="2017-05-16T16:38:00Z">
        <w:r w:rsidR="002337D6">
          <w:rPr>
            <w:rFonts w:asciiTheme="majorBidi" w:hAnsiTheme="majorBidi" w:cstheme="majorBidi"/>
            <w:noProof/>
            <w:color w:val="000000" w:themeColor="text1"/>
            <w:sz w:val="24"/>
            <w:szCs w:val="24"/>
            <w:lang w:val="en-US"/>
          </w:rPr>
          <w:t>The Q</w:t>
        </w:r>
        <w:r w:rsidR="002337D6" w:rsidRPr="002337D6">
          <w:rPr>
            <w:rFonts w:asciiTheme="majorBidi" w:hAnsiTheme="majorBidi" w:cstheme="majorBidi"/>
            <w:noProof/>
            <w:color w:val="000000" w:themeColor="text1"/>
            <w:sz w:val="24"/>
            <w:szCs w:val="24"/>
            <w:vertAlign w:val="subscript"/>
            <w:lang w:val="en-US"/>
            <w:rPrChange w:id="1877" w:author="Tanish Sugnani" w:date="2017-05-16T17:08:00Z">
              <w:rPr>
                <w:rFonts w:asciiTheme="majorBidi" w:hAnsiTheme="majorBidi" w:cstheme="majorBidi"/>
                <w:noProof/>
                <w:color w:val="000000" w:themeColor="text1"/>
                <w:sz w:val="24"/>
                <w:szCs w:val="24"/>
                <w:lang w:val="en-US"/>
              </w:rPr>
            </w:rPrChange>
          </w:rPr>
          <w:t>AB/</w:t>
        </w:r>
        <w:r w:rsidRPr="002337D6">
          <w:rPr>
            <w:rFonts w:asciiTheme="majorBidi" w:hAnsiTheme="majorBidi" w:cstheme="majorBidi"/>
            <w:noProof/>
            <w:color w:val="000000" w:themeColor="text1"/>
            <w:sz w:val="24"/>
            <w:szCs w:val="24"/>
            <w:vertAlign w:val="subscript"/>
            <w:lang w:val="en-US"/>
            <w:rPrChange w:id="1878" w:author="Tanish Sugnani" w:date="2017-05-16T17:08:00Z">
              <w:rPr>
                <w:rFonts w:asciiTheme="majorBidi" w:hAnsiTheme="majorBidi" w:cstheme="majorBidi"/>
                <w:noProof/>
                <w:color w:val="000000" w:themeColor="text1"/>
                <w:sz w:val="24"/>
                <w:szCs w:val="24"/>
                <w:lang w:val="en-US"/>
              </w:rPr>
            </w:rPrChange>
          </w:rPr>
          <w:t xml:space="preserve">F </w:t>
        </w:r>
        <w:r w:rsidRPr="00FD1793">
          <w:rPr>
            <w:rFonts w:asciiTheme="majorBidi" w:hAnsiTheme="majorBidi" w:cstheme="majorBidi"/>
            <w:noProof/>
            <w:color w:val="000000" w:themeColor="text1"/>
            <w:sz w:val="24"/>
            <w:szCs w:val="24"/>
            <w:lang w:val="en-US"/>
          </w:rPr>
          <w:t>metric is the feature-based metric,which measures how well the amount of edge information is kept</w:t>
        </w:r>
        <w:r>
          <w:rPr>
            <w:rFonts w:asciiTheme="majorBidi" w:hAnsiTheme="majorBidi" w:cstheme="majorBidi"/>
            <w:noProof/>
            <w:color w:val="000000" w:themeColor="text1"/>
            <w:sz w:val="24"/>
            <w:szCs w:val="24"/>
            <w:lang w:val="en-US"/>
          </w:rPr>
          <w:t xml:space="preserve"> in the fused images. </w:t>
        </w:r>
        <w:r w:rsidRPr="00FD1793">
          <w:rPr>
            <w:rFonts w:asciiTheme="majorBidi" w:hAnsiTheme="majorBidi" w:cstheme="majorBidi"/>
            <w:noProof/>
            <w:color w:val="000000" w:themeColor="text1"/>
            <w:sz w:val="24"/>
            <w:szCs w:val="24"/>
            <w:lang w:val="en-US"/>
          </w:rPr>
          <w:t>Higher values of these</w:t>
        </w:r>
      </w:ins>
      <w:ins w:id="1879" w:author="Tanish Sugnani" w:date="2017-05-21T04:00:00Z">
        <w:r w:rsidR="009615BD">
          <w:rPr>
            <w:rFonts w:asciiTheme="majorBidi" w:hAnsiTheme="majorBidi" w:cstheme="majorBidi"/>
            <w:noProof/>
            <w:color w:val="000000" w:themeColor="text1"/>
            <w:sz w:val="24"/>
            <w:szCs w:val="24"/>
            <w:lang w:val="en-US"/>
          </w:rPr>
          <w:t xml:space="preserve"> </w:t>
        </w:r>
      </w:ins>
      <w:ins w:id="1880" w:author="Tanish Sugnani" w:date="2017-05-16T16:38:00Z">
        <w:r w:rsidRPr="00FD1793">
          <w:rPr>
            <w:rFonts w:asciiTheme="majorBidi" w:hAnsiTheme="majorBidi" w:cstheme="majorBidi"/>
            <w:noProof/>
            <w:color w:val="000000" w:themeColor="text1"/>
            <w:sz w:val="24"/>
            <w:szCs w:val="24"/>
            <w:lang w:val="en-US"/>
          </w:rPr>
          <w:t>three metrics indicate better fusion quality of the fused image.</w:t>
        </w:r>
      </w:ins>
      <w:ins w:id="1881" w:author="Tanish Sugnani" w:date="2017-05-21T04:00:00Z">
        <w:r w:rsidR="009615BD">
          <w:rPr>
            <w:rFonts w:asciiTheme="majorBidi" w:hAnsiTheme="majorBidi" w:cstheme="majorBidi"/>
            <w:noProof/>
            <w:color w:val="000000" w:themeColor="text1"/>
            <w:sz w:val="24"/>
            <w:szCs w:val="24"/>
            <w:lang w:val="en-US"/>
          </w:rPr>
          <w:t xml:space="preserve"> </w:t>
        </w:r>
      </w:ins>
      <w:ins w:id="1882" w:author="Tanish Sugnani" w:date="2017-05-16T16:38:00Z">
        <w:r w:rsidRPr="006E7E78">
          <w:rPr>
            <w:rFonts w:asciiTheme="majorBidi" w:hAnsiTheme="majorBidi" w:cstheme="majorBidi"/>
            <w:noProof/>
            <w:color w:val="000000" w:themeColor="text1"/>
            <w:sz w:val="24"/>
            <w:szCs w:val="24"/>
            <w:lang w:val="en-US"/>
          </w:rPr>
          <w:t>Signal-to-noise ratio (abbreviated SNR</w:t>
        </w:r>
        <w:r>
          <w:rPr>
            <w:rFonts w:asciiTheme="majorBidi" w:hAnsiTheme="majorBidi" w:cstheme="majorBidi"/>
            <w:noProof/>
            <w:color w:val="000000" w:themeColor="text1"/>
            <w:sz w:val="24"/>
            <w:szCs w:val="24"/>
            <w:lang w:val="en-US"/>
          </w:rPr>
          <w:t>) is a measure</w:t>
        </w:r>
        <w:r w:rsidRPr="006E7E78">
          <w:rPr>
            <w:rFonts w:asciiTheme="majorBidi" w:hAnsiTheme="majorBidi" w:cstheme="majorBidi"/>
            <w:noProof/>
            <w:color w:val="000000" w:themeColor="text1"/>
            <w:sz w:val="24"/>
            <w:szCs w:val="24"/>
            <w:lang w:val="en-US"/>
          </w:rPr>
          <w:t> that compares the level of a desired </w:t>
        </w:r>
        <w:r>
          <w:fldChar w:fldCharType="begin"/>
        </w:r>
        <w:r>
          <w:instrText xml:space="preserve"> HYPERLINK "https://en.wikipedia.org/wiki/Signal_(electrical_engineering)" \o "Signal (electrical engineering)" </w:instrText>
        </w:r>
        <w:r>
          <w:fldChar w:fldCharType="separate"/>
        </w:r>
        <w:r w:rsidRPr="006E7E78">
          <w:rPr>
            <w:rFonts w:asciiTheme="majorBidi" w:hAnsiTheme="majorBidi" w:cstheme="majorBidi"/>
            <w:noProof/>
            <w:color w:val="000000" w:themeColor="text1"/>
            <w:sz w:val="24"/>
            <w:szCs w:val="24"/>
            <w:lang w:val="en-US"/>
          </w:rPr>
          <w:t>signal</w:t>
        </w:r>
        <w:r>
          <w:rPr>
            <w:rFonts w:asciiTheme="majorBidi" w:hAnsiTheme="majorBidi" w:cstheme="majorBidi"/>
            <w:noProof/>
            <w:color w:val="000000" w:themeColor="text1"/>
            <w:sz w:val="24"/>
            <w:szCs w:val="24"/>
            <w:lang w:val="en-US"/>
          </w:rPr>
          <w:fldChar w:fldCharType="end"/>
        </w:r>
        <w:r w:rsidRPr="006E7E78">
          <w:rPr>
            <w:rFonts w:asciiTheme="majorBidi" w:hAnsiTheme="majorBidi" w:cstheme="majorBidi"/>
            <w:noProof/>
            <w:color w:val="000000" w:themeColor="text1"/>
            <w:sz w:val="24"/>
            <w:szCs w:val="24"/>
            <w:lang w:val="en-US"/>
          </w:rPr>
          <w:t> to the level of background </w:t>
        </w:r>
        <w:r>
          <w:fldChar w:fldCharType="begin"/>
        </w:r>
        <w:r>
          <w:instrText xml:space="preserve"> HYPERLINK "https://en.wikipedia.org/wiki/Noise_(signal_processing)" \o "Noise (signal processing)" </w:instrText>
        </w:r>
        <w:r>
          <w:fldChar w:fldCharType="separate"/>
        </w:r>
        <w:r w:rsidRPr="006E7E78">
          <w:rPr>
            <w:rFonts w:asciiTheme="majorBidi" w:hAnsiTheme="majorBidi" w:cstheme="majorBidi"/>
            <w:noProof/>
            <w:color w:val="000000" w:themeColor="text1"/>
            <w:sz w:val="24"/>
            <w:szCs w:val="24"/>
            <w:lang w:val="en-US"/>
          </w:rPr>
          <w:t>noise</w:t>
        </w:r>
        <w:r>
          <w:rPr>
            <w:rFonts w:asciiTheme="majorBidi" w:hAnsiTheme="majorBidi" w:cstheme="majorBidi"/>
            <w:noProof/>
            <w:color w:val="000000" w:themeColor="text1"/>
            <w:sz w:val="24"/>
            <w:szCs w:val="24"/>
            <w:lang w:val="en-US"/>
          </w:rPr>
          <w:fldChar w:fldCharType="end"/>
        </w:r>
        <w:r w:rsidRPr="006E7E78">
          <w:rPr>
            <w:rFonts w:asciiTheme="majorBidi" w:hAnsiTheme="majorBidi" w:cstheme="majorBidi"/>
            <w:noProof/>
            <w:color w:val="000000" w:themeColor="text1"/>
            <w:sz w:val="24"/>
            <w:szCs w:val="24"/>
            <w:lang w:val="en-US"/>
          </w:rPr>
          <w:t xml:space="preserve">. It is defined as the ratio of </w:t>
        </w:r>
        <w:r>
          <w:rPr>
            <w:rFonts w:asciiTheme="majorBidi" w:hAnsiTheme="majorBidi" w:cstheme="majorBidi"/>
            <w:noProof/>
            <w:color w:val="000000" w:themeColor="text1"/>
            <w:sz w:val="24"/>
            <w:szCs w:val="24"/>
            <w:lang w:val="en-US"/>
          </w:rPr>
          <w:t>signal power to the noise power</w:t>
        </w:r>
        <w:r w:rsidRPr="006E7E78">
          <w:rPr>
            <w:rFonts w:asciiTheme="majorBidi" w:hAnsiTheme="majorBidi" w:cstheme="majorBidi"/>
            <w:noProof/>
            <w:color w:val="000000" w:themeColor="text1"/>
            <w:sz w:val="24"/>
            <w:szCs w:val="24"/>
            <w:lang w:val="en-US"/>
          </w:rPr>
          <w:t>. A ratio higher than 1:</w:t>
        </w:r>
        <w:r>
          <w:rPr>
            <w:rFonts w:asciiTheme="majorBidi" w:hAnsiTheme="majorBidi" w:cstheme="majorBidi"/>
            <w:noProof/>
            <w:color w:val="000000" w:themeColor="text1"/>
            <w:sz w:val="24"/>
            <w:szCs w:val="24"/>
            <w:lang w:val="en-US"/>
          </w:rPr>
          <w:t>1</w:t>
        </w:r>
        <w:r w:rsidRPr="006E7E78">
          <w:rPr>
            <w:rFonts w:asciiTheme="majorBidi" w:hAnsiTheme="majorBidi" w:cstheme="majorBidi"/>
            <w:noProof/>
            <w:color w:val="000000" w:themeColor="text1"/>
            <w:sz w:val="24"/>
            <w:szCs w:val="24"/>
            <w:lang w:val="en-US"/>
          </w:rPr>
          <w:t xml:space="preserve"> indicates more signal than noise.</w:t>
        </w:r>
        <w:r w:rsidRPr="000749DE">
          <w:rPr>
            <w:rFonts w:asciiTheme="majorBidi" w:hAnsiTheme="majorBidi" w:cstheme="majorBidi"/>
            <w:noProof/>
            <w:color w:val="000000" w:themeColor="text1"/>
            <w:sz w:val="24"/>
            <w:szCs w:val="24"/>
            <w:lang w:val="en-US"/>
          </w:rPr>
          <w:t xml:space="preserve"> The correlation coefficient </w:t>
        </w:r>
        <w:r>
          <w:rPr>
            <w:rFonts w:asciiTheme="majorBidi" w:hAnsiTheme="majorBidi" w:cstheme="majorBidi"/>
            <w:noProof/>
            <w:color w:val="000000" w:themeColor="text1"/>
            <w:sz w:val="24"/>
            <w:szCs w:val="24"/>
            <w:lang w:val="en-US"/>
          </w:rPr>
          <w:t>(abbreviated CORR)</w:t>
        </w:r>
      </w:ins>
      <w:ins w:id="1883" w:author="Tanish Sugnani" w:date="2017-05-16T17:09:00Z">
        <w:r w:rsidR="00827EB6">
          <w:rPr>
            <w:rFonts w:asciiTheme="majorBidi" w:hAnsiTheme="majorBidi" w:cstheme="majorBidi"/>
            <w:noProof/>
            <w:color w:val="000000" w:themeColor="text1"/>
            <w:sz w:val="24"/>
            <w:szCs w:val="24"/>
            <w:lang w:val="en-US"/>
          </w:rPr>
          <w:t xml:space="preserve"> </w:t>
        </w:r>
      </w:ins>
      <w:ins w:id="1884" w:author="Tanish Sugnani" w:date="2017-05-16T16:38:00Z">
        <w:r w:rsidRPr="000749DE">
          <w:rPr>
            <w:rFonts w:asciiTheme="majorBidi" w:hAnsiTheme="majorBidi" w:cstheme="majorBidi"/>
            <w:noProof/>
            <w:color w:val="000000" w:themeColor="text1"/>
            <w:sz w:val="24"/>
            <w:szCs w:val="24"/>
            <w:lang w:val="en-US"/>
          </w:rPr>
          <w:t>is a measure that determines the degree to which two variables' movements are associated. The range of values for the correlation coefficient is -1.0 to 1.0. A correlation of -1.0 indicates a perfect </w:t>
        </w:r>
        <w:r>
          <w:fldChar w:fldCharType="begin"/>
        </w:r>
        <w:r>
          <w:instrText xml:space="preserve"> HYPERLINK "http://www.investopedia.com/terms/n/negative-correlation.asp" </w:instrText>
        </w:r>
        <w:r>
          <w:fldChar w:fldCharType="separate"/>
        </w:r>
        <w:r w:rsidRPr="000749DE">
          <w:rPr>
            <w:rFonts w:asciiTheme="majorBidi" w:hAnsiTheme="majorBidi" w:cstheme="majorBidi"/>
            <w:noProof/>
            <w:color w:val="000000" w:themeColor="text1"/>
            <w:sz w:val="24"/>
            <w:szCs w:val="24"/>
            <w:lang w:val="en-US"/>
          </w:rPr>
          <w:t>negative correlation</w:t>
        </w:r>
        <w:r>
          <w:rPr>
            <w:rFonts w:asciiTheme="majorBidi" w:hAnsiTheme="majorBidi" w:cstheme="majorBidi"/>
            <w:noProof/>
            <w:color w:val="000000" w:themeColor="text1"/>
            <w:sz w:val="24"/>
            <w:szCs w:val="24"/>
            <w:lang w:val="en-US"/>
          </w:rPr>
          <w:fldChar w:fldCharType="end"/>
        </w:r>
        <w:r w:rsidRPr="000749DE">
          <w:rPr>
            <w:rFonts w:asciiTheme="majorBidi" w:hAnsiTheme="majorBidi" w:cstheme="majorBidi"/>
            <w:noProof/>
            <w:color w:val="000000" w:themeColor="text1"/>
            <w:sz w:val="24"/>
            <w:szCs w:val="24"/>
            <w:lang w:val="en-US"/>
          </w:rPr>
          <w:t>, while a correlation of 1.</w:t>
        </w:r>
        <w:r w:rsidR="00827EB6">
          <w:rPr>
            <w:rFonts w:asciiTheme="majorBidi" w:hAnsiTheme="majorBidi" w:cstheme="majorBidi"/>
            <w:noProof/>
            <w:color w:val="000000" w:themeColor="text1"/>
            <w:sz w:val="24"/>
            <w:szCs w:val="24"/>
            <w:lang w:val="en-US"/>
          </w:rPr>
          <w:t>0 indicates</w:t>
        </w:r>
      </w:ins>
      <w:ins w:id="1885" w:author="Tanish Sugnani" w:date="2017-05-16T17:09:00Z">
        <w:r w:rsidR="00827EB6">
          <w:rPr>
            <w:rFonts w:asciiTheme="majorBidi" w:hAnsiTheme="majorBidi" w:cstheme="majorBidi"/>
            <w:noProof/>
            <w:color w:val="000000" w:themeColor="text1"/>
            <w:sz w:val="24"/>
            <w:szCs w:val="24"/>
            <w:lang w:val="en-US"/>
          </w:rPr>
          <w:t xml:space="preserve"> </w:t>
        </w:r>
      </w:ins>
      <w:ins w:id="1886" w:author="Tanish Sugnani" w:date="2017-05-16T16:38:00Z">
        <w:r w:rsidRPr="000749DE">
          <w:rPr>
            <w:rFonts w:asciiTheme="majorBidi" w:hAnsiTheme="majorBidi" w:cstheme="majorBidi"/>
            <w:noProof/>
            <w:color w:val="000000" w:themeColor="text1"/>
            <w:sz w:val="24"/>
            <w:szCs w:val="24"/>
            <w:lang w:val="en-US"/>
          </w:rPr>
          <w:t>a perfect </w:t>
        </w:r>
        <w:r>
          <w:fldChar w:fldCharType="begin"/>
        </w:r>
        <w:r>
          <w:instrText xml:space="preserve"> HYPERLINK "http://www.investopedia.com/terms/p/positive-correlation.asp" </w:instrText>
        </w:r>
        <w:r>
          <w:fldChar w:fldCharType="separate"/>
        </w:r>
        <w:r w:rsidRPr="000749DE">
          <w:rPr>
            <w:rFonts w:asciiTheme="majorBidi" w:hAnsiTheme="majorBidi" w:cstheme="majorBidi"/>
            <w:noProof/>
            <w:color w:val="000000" w:themeColor="text1"/>
            <w:sz w:val="24"/>
            <w:szCs w:val="24"/>
            <w:lang w:val="en-US"/>
          </w:rPr>
          <w:t>positive correlation</w:t>
        </w:r>
        <w:r>
          <w:rPr>
            <w:rFonts w:asciiTheme="majorBidi" w:hAnsiTheme="majorBidi" w:cstheme="majorBidi"/>
            <w:noProof/>
            <w:color w:val="000000" w:themeColor="text1"/>
            <w:sz w:val="24"/>
            <w:szCs w:val="24"/>
            <w:lang w:val="en-US"/>
          </w:rPr>
          <w:fldChar w:fldCharType="end"/>
        </w:r>
        <w:r w:rsidR="00827EB6">
          <w:rPr>
            <w:rFonts w:asciiTheme="majorBidi" w:hAnsiTheme="majorBidi" w:cstheme="majorBidi"/>
            <w:noProof/>
            <w:color w:val="000000" w:themeColor="text1"/>
            <w:sz w:val="24"/>
            <w:szCs w:val="24"/>
            <w:lang w:val="en-US"/>
          </w:rPr>
          <w:t>.</w:t>
        </w:r>
      </w:ins>
    </w:p>
    <w:p w14:paraId="00BFCD60" w14:textId="773943BA" w:rsidR="00AB1D10" w:rsidRDefault="002337D6">
      <w:pPr>
        <w:spacing w:line="360" w:lineRule="auto"/>
        <w:jc w:val="both"/>
        <w:rPr>
          <w:ins w:id="1887" w:author="Tanish Sugnani" w:date="2017-05-16T16:38:00Z"/>
          <w:rFonts w:asciiTheme="majorBidi" w:hAnsiTheme="majorBidi" w:cstheme="majorBidi"/>
          <w:noProof/>
          <w:color w:val="000000" w:themeColor="text1"/>
          <w:sz w:val="24"/>
          <w:szCs w:val="24"/>
          <w:lang w:val="en-US"/>
        </w:rPr>
        <w:pPrChange w:id="1888" w:author="Tanish Sugnani" w:date="2017-05-16T17:09:00Z">
          <w:pPr>
            <w:autoSpaceDE w:val="0"/>
            <w:autoSpaceDN w:val="0"/>
            <w:adjustRightInd w:val="0"/>
            <w:spacing w:after="0" w:line="360" w:lineRule="auto"/>
            <w:jc w:val="both"/>
          </w:pPr>
        </w:pPrChange>
      </w:pPr>
      <w:ins w:id="1889" w:author="Tanish Sugnani" w:date="2017-05-16T17:07:00Z">
        <w:r>
          <w:rPr>
            <w:rFonts w:asciiTheme="majorBidi" w:hAnsiTheme="majorBidi" w:cstheme="majorBidi"/>
            <w:noProof/>
            <w:color w:val="000000" w:themeColor="text1"/>
            <w:sz w:val="24"/>
            <w:szCs w:val="24"/>
            <w:lang w:val="en-US"/>
            <w:rPrChange w:id="1890" w:author="Unknown">
              <w:rPr>
                <w:noProof/>
                <w:lang w:val="en-US"/>
              </w:rPr>
            </w:rPrChange>
          </w:rPr>
          <w:drawing>
            <wp:inline distT="0" distB="0" distL="0" distR="0" wp14:anchorId="4D188162" wp14:editId="4528E14C">
              <wp:extent cx="5499781" cy="169962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4675" cy="1710403"/>
                      </a:xfrm>
                      <a:prstGeom prst="rect">
                        <a:avLst/>
                      </a:prstGeom>
                      <a:noFill/>
                      <a:ln>
                        <a:noFill/>
                      </a:ln>
                    </pic:spPr>
                  </pic:pic>
                </a:graphicData>
              </a:graphic>
            </wp:inline>
          </w:drawing>
        </w:r>
      </w:ins>
      <w:ins w:id="1891" w:author="Tanish Sugnani" w:date="2017-05-16T16:38:00Z">
        <w:r w:rsidR="00AB1D10">
          <w:rPr>
            <w:rFonts w:asciiTheme="majorBidi" w:hAnsiTheme="majorBidi" w:cstheme="majorBidi"/>
            <w:noProof/>
            <w:color w:val="000000" w:themeColor="text1"/>
            <w:sz w:val="24"/>
            <w:szCs w:val="24"/>
            <w:lang w:val="en-US"/>
          </w:rPr>
          <w:t>From the above table it can be seen that the average performance matrix values of the proposed method outperform the others in most of the evaluation factors. We</w:t>
        </w:r>
        <w:r w:rsidR="00AB1D10" w:rsidRPr="007B27C2">
          <w:rPr>
            <w:rFonts w:asciiTheme="majorBidi" w:hAnsiTheme="majorBidi" w:cstheme="majorBidi"/>
            <w:noProof/>
            <w:color w:val="000000" w:themeColor="text1"/>
            <w:sz w:val="24"/>
            <w:szCs w:val="24"/>
            <w:lang w:val="en-US"/>
          </w:rPr>
          <w:t xml:space="preserve"> can</w:t>
        </w:r>
        <w:r w:rsidR="00AB1D10">
          <w:rPr>
            <w:rFonts w:asciiTheme="majorBidi" w:hAnsiTheme="majorBidi" w:cstheme="majorBidi"/>
            <w:noProof/>
            <w:color w:val="000000" w:themeColor="text1"/>
            <w:sz w:val="24"/>
            <w:szCs w:val="24"/>
            <w:lang w:val="en-US"/>
          </w:rPr>
          <w:t xml:space="preserve"> also</w:t>
        </w:r>
        <w:r w:rsidR="00AB1D10" w:rsidRPr="007B27C2">
          <w:rPr>
            <w:rFonts w:asciiTheme="majorBidi" w:hAnsiTheme="majorBidi" w:cstheme="majorBidi"/>
            <w:noProof/>
            <w:color w:val="000000" w:themeColor="text1"/>
            <w:sz w:val="24"/>
            <w:szCs w:val="24"/>
            <w:lang w:val="en-US"/>
          </w:rPr>
          <w:t xml:space="preserve"> see thatthe average contributions of VIS image and IR image with the proposed</w:t>
        </w:r>
      </w:ins>
      <w:ins w:id="1892" w:author="Tanish Sugnani" w:date="2017-05-21T04:02:00Z">
        <w:r w:rsidR="009615BD">
          <w:rPr>
            <w:rFonts w:asciiTheme="majorBidi" w:hAnsiTheme="majorBidi" w:cstheme="majorBidi"/>
            <w:noProof/>
            <w:color w:val="000000" w:themeColor="text1"/>
            <w:sz w:val="24"/>
            <w:szCs w:val="24"/>
            <w:lang w:val="en-US"/>
          </w:rPr>
          <w:t xml:space="preserve"> </w:t>
        </w:r>
      </w:ins>
      <w:ins w:id="1893" w:author="Tanish Sugnani" w:date="2017-05-16T16:38:00Z">
        <w:r w:rsidR="00AB1D10" w:rsidRPr="007B27C2">
          <w:rPr>
            <w:rFonts w:asciiTheme="majorBidi" w:hAnsiTheme="majorBidi" w:cstheme="majorBidi"/>
            <w:noProof/>
            <w:color w:val="000000" w:themeColor="text1"/>
            <w:sz w:val="24"/>
            <w:szCs w:val="24"/>
            <w:lang w:val="en-US"/>
          </w:rPr>
          <w:t>method are larger than the average contributions with othermethods in terms of Q</w:t>
        </w:r>
        <w:r w:rsidR="00AB1D10" w:rsidRPr="00413FE8">
          <w:rPr>
            <w:rFonts w:asciiTheme="majorBidi" w:hAnsiTheme="majorBidi" w:cstheme="majorBidi"/>
            <w:noProof/>
            <w:color w:val="000000" w:themeColor="text1"/>
            <w:sz w:val="24"/>
            <w:szCs w:val="24"/>
            <w:vertAlign w:val="subscript"/>
            <w:lang w:val="en-US"/>
          </w:rPr>
          <w:t>AB</w:t>
        </w:r>
      </w:ins>
      <w:ins w:id="1894" w:author="Tanish Sugnani" w:date="2017-05-21T04:01:00Z">
        <w:r w:rsidR="009615BD">
          <w:rPr>
            <w:rFonts w:asciiTheme="majorBidi" w:hAnsiTheme="majorBidi" w:cstheme="majorBidi"/>
            <w:noProof/>
            <w:color w:val="000000" w:themeColor="text1"/>
            <w:sz w:val="24"/>
            <w:szCs w:val="24"/>
            <w:vertAlign w:val="subscript"/>
            <w:lang w:val="en-US"/>
          </w:rPr>
          <w:t>/</w:t>
        </w:r>
      </w:ins>
      <w:ins w:id="1895" w:author="Tanish Sugnani" w:date="2017-05-16T16:38:00Z">
        <w:r w:rsidR="00AB1D10" w:rsidRPr="00413FE8">
          <w:rPr>
            <w:rFonts w:asciiTheme="majorBidi" w:hAnsiTheme="majorBidi" w:cstheme="majorBidi"/>
            <w:noProof/>
            <w:color w:val="000000" w:themeColor="text1"/>
            <w:sz w:val="24"/>
            <w:szCs w:val="24"/>
            <w:vertAlign w:val="subscript"/>
            <w:lang w:val="en-US"/>
          </w:rPr>
          <w:t>F</w:t>
        </w:r>
        <w:r w:rsidR="00AB1D10">
          <w:rPr>
            <w:rFonts w:asciiTheme="majorBidi" w:hAnsiTheme="majorBidi" w:cstheme="majorBidi"/>
            <w:noProof/>
            <w:color w:val="000000" w:themeColor="text1"/>
            <w:sz w:val="24"/>
            <w:szCs w:val="24"/>
            <w:lang w:val="en-US"/>
          </w:rPr>
          <w:t xml:space="preserve"> and MI</w:t>
        </w:r>
        <w:r w:rsidR="00AB1D10" w:rsidRPr="007B27C2">
          <w:rPr>
            <w:rFonts w:asciiTheme="majorBidi" w:hAnsiTheme="majorBidi" w:cstheme="majorBidi"/>
            <w:noProof/>
            <w:color w:val="000000" w:themeColor="text1"/>
            <w:sz w:val="24"/>
            <w:szCs w:val="24"/>
            <w:lang w:val="en-US"/>
          </w:rPr>
          <w:t xml:space="preserve"> . Moreover, the average contributions of</w:t>
        </w:r>
      </w:ins>
      <w:ins w:id="1896" w:author="Tanish Sugnani" w:date="2017-05-21T04:01:00Z">
        <w:r w:rsidR="009615BD">
          <w:rPr>
            <w:rFonts w:asciiTheme="majorBidi" w:hAnsiTheme="majorBidi" w:cstheme="majorBidi"/>
            <w:noProof/>
            <w:color w:val="000000" w:themeColor="text1"/>
            <w:sz w:val="24"/>
            <w:szCs w:val="24"/>
            <w:lang w:val="en-US"/>
          </w:rPr>
          <w:t xml:space="preserve"> </w:t>
        </w:r>
      </w:ins>
      <w:ins w:id="1897" w:author="Tanish Sugnani" w:date="2017-05-16T16:38:00Z">
        <w:r w:rsidR="00AB1D10" w:rsidRPr="007B27C2">
          <w:rPr>
            <w:rFonts w:asciiTheme="majorBidi" w:hAnsiTheme="majorBidi" w:cstheme="majorBidi"/>
            <w:noProof/>
            <w:color w:val="000000" w:themeColor="text1"/>
            <w:sz w:val="24"/>
            <w:szCs w:val="24"/>
            <w:lang w:val="en-US"/>
          </w:rPr>
          <w:t>IR image with the proposed method are the best among the</w:t>
        </w:r>
        <w:r w:rsidR="00AB1D10">
          <w:rPr>
            <w:rFonts w:asciiTheme="majorBidi" w:hAnsiTheme="majorBidi" w:cstheme="majorBidi"/>
            <w:noProof/>
            <w:color w:val="000000" w:themeColor="text1"/>
            <w:sz w:val="24"/>
            <w:szCs w:val="24"/>
            <w:lang w:val="en-US"/>
          </w:rPr>
          <w:t xml:space="preserve"> SNR and CORR.</w:t>
        </w:r>
      </w:ins>
    </w:p>
    <w:p w14:paraId="5936811D" w14:textId="77777777" w:rsidR="00AB1D10" w:rsidRDefault="00AB1D10" w:rsidP="00AB1D10">
      <w:pPr>
        <w:autoSpaceDE w:val="0"/>
        <w:autoSpaceDN w:val="0"/>
        <w:adjustRightInd w:val="0"/>
        <w:spacing w:after="0" w:line="360" w:lineRule="auto"/>
        <w:rPr>
          <w:ins w:id="1898" w:author="Tanish Sugnani" w:date="2017-05-16T16:38:00Z"/>
          <w:rFonts w:asciiTheme="majorBidi" w:hAnsiTheme="majorBidi" w:cstheme="majorBidi"/>
          <w:noProof/>
          <w:color w:val="000000" w:themeColor="text1"/>
          <w:sz w:val="24"/>
          <w:szCs w:val="24"/>
          <w:lang w:val="en-US"/>
        </w:rPr>
      </w:pPr>
    </w:p>
    <w:p w14:paraId="1B0419F1" w14:textId="6F1AEE6A" w:rsidR="00AB1D10" w:rsidRDefault="00AB1D10" w:rsidP="00AB1D10">
      <w:pPr>
        <w:autoSpaceDE w:val="0"/>
        <w:autoSpaceDN w:val="0"/>
        <w:adjustRightInd w:val="0"/>
        <w:spacing w:after="0" w:line="360" w:lineRule="auto"/>
        <w:jc w:val="both"/>
        <w:rPr>
          <w:ins w:id="1899" w:author="Tanish Sugnani" w:date="2017-05-16T16:38:00Z"/>
          <w:rFonts w:asciiTheme="majorBidi" w:hAnsiTheme="majorBidi" w:cstheme="majorBidi"/>
          <w:noProof/>
          <w:color w:val="000000" w:themeColor="text1"/>
          <w:sz w:val="24"/>
          <w:szCs w:val="24"/>
          <w:lang w:val="en-US"/>
        </w:rPr>
      </w:pPr>
      <w:ins w:id="1900" w:author="Tanish Sugnani" w:date="2017-05-16T16:38:00Z">
        <w:r w:rsidRPr="007A74ED">
          <w:rPr>
            <w:rFonts w:asciiTheme="majorBidi" w:hAnsiTheme="majorBidi" w:cstheme="majorBidi"/>
            <w:noProof/>
            <w:color w:val="000000" w:themeColor="text1"/>
            <w:sz w:val="24"/>
            <w:szCs w:val="24"/>
            <w:lang w:val="en-US"/>
          </w:rPr>
          <w:lastRenderedPageBreak/>
          <w:t>These indicate that generally the performance of the proposed</w:t>
        </w:r>
      </w:ins>
      <w:ins w:id="1901" w:author="Tanish Sugnani" w:date="2017-05-21T04:01:00Z">
        <w:r w:rsidR="009615BD">
          <w:rPr>
            <w:rFonts w:asciiTheme="majorBidi" w:hAnsiTheme="majorBidi" w:cstheme="majorBidi"/>
            <w:noProof/>
            <w:color w:val="000000" w:themeColor="text1"/>
            <w:sz w:val="24"/>
            <w:szCs w:val="24"/>
            <w:lang w:val="en-US"/>
          </w:rPr>
          <w:t xml:space="preserve"> </w:t>
        </w:r>
      </w:ins>
      <w:ins w:id="1902" w:author="Tanish Sugnani" w:date="2017-05-16T16:38:00Z">
        <w:r w:rsidRPr="007A74ED">
          <w:rPr>
            <w:rFonts w:asciiTheme="majorBidi" w:hAnsiTheme="majorBidi" w:cstheme="majorBidi"/>
            <w:noProof/>
            <w:color w:val="000000" w:themeColor="text1"/>
            <w:sz w:val="24"/>
            <w:szCs w:val="24"/>
            <w:lang w:val="en-US"/>
          </w:rPr>
          <w:t>method is the best among the competing methods. The</w:t>
        </w:r>
      </w:ins>
      <w:ins w:id="1903" w:author="Tanish Sugnani" w:date="2017-05-21T04:01:00Z">
        <w:r w:rsidR="009615BD">
          <w:rPr>
            <w:rFonts w:asciiTheme="majorBidi" w:hAnsiTheme="majorBidi" w:cstheme="majorBidi"/>
            <w:noProof/>
            <w:color w:val="000000" w:themeColor="text1"/>
            <w:sz w:val="24"/>
            <w:szCs w:val="24"/>
            <w:lang w:val="en-US"/>
          </w:rPr>
          <w:t xml:space="preserve"> </w:t>
        </w:r>
      </w:ins>
      <w:ins w:id="1904" w:author="Tanish Sugnani" w:date="2017-05-16T16:38:00Z">
        <w:r w:rsidRPr="007A74ED">
          <w:rPr>
            <w:rFonts w:asciiTheme="majorBidi" w:hAnsiTheme="majorBidi" w:cstheme="majorBidi"/>
            <w:noProof/>
            <w:color w:val="000000" w:themeColor="text1"/>
            <w:sz w:val="24"/>
            <w:szCs w:val="24"/>
            <w:lang w:val="en-US"/>
          </w:rPr>
          <w:t>mutual</w:t>
        </w:r>
        <w:r>
          <w:rPr>
            <w:rFonts w:asciiTheme="majorBidi" w:hAnsiTheme="majorBidi" w:cstheme="majorBidi"/>
            <w:noProof/>
            <w:color w:val="000000" w:themeColor="text1"/>
            <w:sz w:val="24"/>
            <w:szCs w:val="24"/>
            <w:lang w:val="en-US"/>
          </w:rPr>
          <w:t xml:space="preserve"> information</w:t>
        </w:r>
        <w:r w:rsidRPr="007A74ED">
          <w:rPr>
            <w:rFonts w:asciiTheme="majorBidi" w:hAnsiTheme="majorBidi" w:cstheme="majorBidi"/>
            <w:noProof/>
            <w:color w:val="000000" w:themeColor="text1"/>
            <w:sz w:val="24"/>
            <w:szCs w:val="24"/>
            <w:lang w:val="en-US"/>
          </w:rPr>
          <w:t>, edge</w:t>
        </w:r>
        <w:r>
          <w:rPr>
            <w:rFonts w:asciiTheme="majorBidi" w:hAnsiTheme="majorBidi" w:cstheme="majorBidi"/>
            <w:noProof/>
            <w:color w:val="000000" w:themeColor="text1"/>
            <w:sz w:val="24"/>
            <w:szCs w:val="24"/>
            <w:lang w:val="en-US"/>
          </w:rPr>
          <w:t xml:space="preserve"> characteristics</w:t>
        </w:r>
        <w:r w:rsidRPr="007A74ED">
          <w:rPr>
            <w:rFonts w:asciiTheme="majorBidi" w:hAnsiTheme="majorBidi" w:cstheme="majorBidi"/>
            <w:noProof/>
            <w:color w:val="000000" w:themeColor="text1"/>
            <w:sz w:val="24"/>
            <w:szCs w:val="24"/>
            <w:lang w:val="en-US"/>
          </w:rPr>
          <w:t>, and structural information of the source images are well-transferred into the fused image.</w:t>
        </w:r>
      </w:ins>
      <w:ins w:id="1905" w:author="Tanish Sugnani" w:date="2017-05-21T04:01:00Z">
        <w:r w:rsidR="009615BD">
          <w:rPr>
            <w:rFonts w:asciiTheme="majorBidi" w:hAnsiTheme="majorBidi" w:cstheme="majorBidi"/>
            <w:noProof/>
            <w:color w:val="000000" w:themeColor="text1"/>
            <w:sz w:val="24"/>
            <w:szCs w:val="24"/>
            <w:lang w:val="en-US"/>
          </w:rPr>
          <w:t xml:space="preserve"> </w:t>
        </w:r>
      </w:ins>
      <w:ins w:id="1906" w:author="Tanish Sugnani" w:date="2017-05-16T16:38:00Z">
        <w:r w:rsidRPr="00F84979">
          <w:rPr>
            <w:rFonts w:asciiTheme="majorBidi" w:hAnsiTheme="majorBidi" w:cstheme="majorBidi"/>
            <w:noProof/>
            <w:color w:val="000000" w:themeColor="text1"/>
            <w:sz w:val="24"/>
            <w:szCs w:val="24"/>
            <w:lang w:val="en-US"/>
          </w:rPr>
          <w:t>This leads to the conclusion that the proposed</w:t>
        </w:r>
      </w:ins>
      <w:ins w:id="1907" w:author="Tanish Sugnani" w:date="2017-05-21T04:02:00Z">
        <w:r w:rsidR="009615BD">
          <w:rPr>
            <w:rFonts w:asciiTheme="majorBidi" w:hAnsiTheme="majorBidi" w:cstheme="majorBidi"/>
            <w:noProof/>
            <w:color w:val="000000" w:themeColor="text1"/>
            <w:sz w:val="24"/>
            <w:szCs w:val="24"/>
            <w:lang w:val="en-US"/>
          </w:rPr>
          <w:t xml:space="preserve"> </w:t>
        </w:r>
      </w:ins>
      <w:ins w:id="1908" w:author="Tanish Sugnani" w:date="2017-05-16T16:38:00Z">
        <w:r w:rsidRPr="00F84979">
          <w:rPr>
            <w:rFonts w:asciiTheme="majorBidi" w:hAnsiTheme="majorBidi" w:cstheme="majorBidi"/>
            <w:noProof/>
            <w:color w:val="000000" w:themeColor="text1"/>
            <w:sz w:val="24"/>
            <w:szCs w:val="24"/>
            <w:lang w:val="en-US"/>
          </w:rPr>
          <w:t>method has the best performance among the compared</w:t>
        </w:r>
      </w:ins>
      <w:ins w:id="1909" w:author="Tanish Sugnani" w:date="2017-05-21T04:02:00Z">
        <w:r w:rsidR="009615BD">
          <w:rPr>
            <w:rFonts w:asciiTheme="majorBidi" w:hAnsiTheme="majorBidi" w:cstheme="majorBidi"/>
            <w:noProof/>
            <w:color w:val="000000" w:themeColor="text1"/>
            <w:sz w:val="24"/>
            <w:szCs w:val="24"/>
            <w:lang w:val="en-US"/>
          </w:rPr>
          <w:t xml:space="preserve"> </w:t>
        </w:r>
      </w:ins>
      <w:ins w:id="1910" w:author="Tanish Sugnani" w:date="2017-05-16T16:38:00Z">
        <w:r w:rsidRPr="00F84979">
          <w:rPr>
            <w:rFonts w:asciiTheme="majorBidi" w:hAnsiTheme="majorBidi" w:cstheme="majorBidi"/>
            <w:noProof/>
            <w:color w:val="000000" w:themeColor="text1"/>
            <w:sz w:val="24"/>
            <w:szCs w:val="24"/>
            <w:lang w:val="en-US"/>
          </w:rPr>
          <w:t>methods on the whole.</w:t>
        </w:r>
      </w:ins>
    </w:p>
    <w:p w14:paraId="076400C8" w14:textId="77777777" w:rsidR="00AB1D10" w:rsidRDefault="00AB1D10" w:rsidP="00AB1D10">
      <w:pPr>
        <w:pStyle w:val="ListParagraph"/>
        <w:autoSpaceDE w:val="0"/>
        <w:autoSpaceDN w:val="0"/>
        <w:adjustRightInd w:val="0"/>
        <w:spacing w:line="360" w:lineRule="auto"/>
        <w:ind w:left="0"/>
        <w:jc w:val="both"/>
        <w:rPr>
          <w:ins w:id="1911" w:author="Tanish Sugnani" w:date="2017-05-16T16:38:00Z"/>
          <w:rFonts w:asciiTheme="majorBidi" w:hAnsiTheme="majorBidi" w:cstheme="majorBidi"/>
          <w:noProof/>
          <w:color w:val="000000" w:themeColor="text1"/>
          <w:sz w:val="24"/>
          <w:szCs w:val="24"/>
          <w:lang w:val="en-US"/>
        </w:rPr>
      </w:pPr>
    </w:p>
    <w:p w14:paraId="6909F3CB" w14:textId="656ECA36" w:rsidR="00AB1D10" w:rsidRPr="006C5CE1" w:rsidRDefault="00827EB6">
      <w:pPr>
        <w:autoSpaceDE w:val="0"/>
        <w:autoSpaceDN w:val="0"/>
        <w:adjustRightInd w:val="0"/>
        <w:spacing w:after="0" w:line="240" w:lineRule="auto"/>
        <w:rPr>
          <w:ins w:id="1912" w:author="Tanish Sugnani" w:date="2017-05-16T17:11:00Z"/>
          <w:rFonts w:asciiTheme="majorBidi" w:hAnsiTheme="majorBidi" w:cstheme="majorBidi"/>
          <w:b/>
          <w:noProof/>
          <w:color w:val="000000" w:themeColor="text1"/>
          <w:sz w:val="32"/>
          <w:szCs w:val="24"/>
          <w:lang w:val="en-US"/>
          <w:rPrChange w:id="1913" w:author="Tanish Sugnani" w:date="2017-05-16T18:03:00Z">
            <w:rPr>
              <w:ins w:id="1914" w:author="Tanish Sugnani" w:date="2017-05-16T17:11:00Z"/>
              <w:rFonts w:asciiTheme="majorBidi" w:hAnsiTheme="majorBidi" w:cstheme="majorBidi"/>
              <w:noProof/>
              <w:color w:val="000000" w:themeColor="text1"/>
              <w:sz w:val="24"/>
              <w:szCs w:val="24"/>
              <w:lang w:val="en-US"/>
            </w:rPr>
          </w:rPrChange>
        </w:rPr>
        <w:pPrChange w:id="1915" w:author="Tanish Sugnani" w:date="2017-05-16T16:38:00Z">
          <w:pPr>
            <w:pStyle w:val="ListParagraph"/>
            <w:autoSpaceDE w:val="0"/>
            <w:autoSpaceDN w:val="0"/>
            <w:adjustRightInd w:val="0"/>
            <w:spacing w:after="0" w:line="240" w:lineRule="auto"/>
          </w:pPr>
        </w:pPrChange>
      </w:pPr>
      <w:ins w:id="1916" w:author="Tanish Sugnani" w:date="2017-05-16T17:11:00Z">
        <w:r w:rsidRPr="006C5CE1">
          <w:rPr>
            <w:rFonts w:asciiTheme="majorBidi" w:hAnsiTheme="majorBidi" w:cstheme="majorBidi"/>
            <w:b/>
            <w:noProof/>
            <w:color w:val="000000" w:themeColor="text1"/>
            <w:sz w:val="32"/>
            <w:szCs w:val="24"/>
            <w:lang w:val="en-US"/>
            <w:rPrChange w:id="1917" w:author="Tanish Sugnani" w:date="2017-05-16T18:03:00Z">
              <w:rPr>
                <w:rFonts w:asciiTheme="majorBidi" w:hAnsiTheme="majorBidi" w:cstheme="majorBidi"/>
                <w:noProof/>
                <w:color w:val="000000" w:themeColor="text1"/>
                <w:sz w:val="24"/>
                <w:szCs w:val="24"/>
                <w:lang w:val="en-US"/>
              </w:rPr>
            </w:rPrChange>
          </w:rPr>
          <w:t>Graphs</w:t>
        </w:r>
      </w:ins>
    </w:p>
    <w:p w14:paraId="66506058" w14:textId="77777777" w:rsidR="00827EB6" w:rsidRPr="00AB1D10" w:rsidRDefault="00827EB6">
      <w:pPr>
        <w:autoSpaceDE w:val="0"/>
        <w:autoSpaceDN w:val="0"/>
        <w:adjustRightInd w:val="0"/>
        <w:spacing w:after="0" w:line="240" w:lineRule="auto"/>
        <w:rPr>
          <w:ins w:id="1918" w:author="Tanish Sugnani" w:date="2017-05-16T16:38:00Z"/>
          <w:rFonts w:asciiTheme="majorBidi" w:hAnsiTheme="majorBidi" w:cstheme="majorBidi"/>
          <w:noProof/>
          <w:color w:val="000000" w:themeColor="text1"/>
          <w:sz w:val="24"/>
          <w:szCs w:val="24"/>
          <w:lang w:val="en-US"/>
          <w:rPrChange w:id="1919" w:author="Tanish Sugnani" w:date="2017-05-16T16:38:00Z">
            <w:rPr>
              <w:ins w:id="1920" w:author="Tanish Sugnani" w:date="2017-05-16T16:38:00Z"/>
              <w:noProof/>
              <w:lang w:val="en-US"/>
            </w:rPr>
          </w:rPrChange>
        </w:rPr>
        <w:pPrChange w:id="1921" w:author="Tanish Sugnani" w:date="2017-05-16T16:38:00Z">
          <w:pPr>
            <w:pStyle w:val="ListParagraph"/>
            <w:autoSpaceDE w:val="0"/>
            <w:autoSpaceDN w:val="0"/>
            <w:adjustRightInd w:val="0"/>
            <w:spacing w:after="0" w:line="240" w:lineRule="auto"/>
          </w:pPr>
        </w:pPrChange>
      </w:pPr>
    </w:p>
    <w:p w14:paraId="4C7DFC1F" w14:textId="77777777" w:rsidR="00AB1D10" w:rsidRDefault="00AB1D10" w:rsidP="00AB1D10">
      <w:pPr>
        <w:rPr>
          <w:ins w:id="1922" w:author="Tanish Sugnani" w:date="2017-05-16T16:39:00Z"/>
          <w:rFonts w:asciiTheme="majorBidi" w:hAnsiTheme="majorBidi" w:cstheme="majorBidi"/>
          <w:noProof/>
          <w:color w:val="000000" w:themeColor="text1"/>
          <w:sz w:val="24"/>
          <w:szCs w:val="24"/>
          <w:lang w:val="en-US"/>
        </w:rPr>
      </w:pPr>
      <w:ins w:id="1923" w:author="Tanish Sugnani" w:date="2017-05-16T16:38:00Z">
        <w:r>
          <w:rPr>
            <w:rFonts w:asciiTheme="majorBidi" w:hAnsiTheme="majorBidi" w:cstheme="majorBidi"/>
            <w:noProof/>
            <w:color w:val="000000" w:themeColor="text1"/>
            <w:sz w:val="24"/>
            <w:szCs w:val="24"/>
            <w:lang w:val="en-US"/>
            <w:rPrChange w:id="1924" w:author="Unknown">
              <w:rPr>
                <w:noProof/>
                <w:lang w:val="en-US"/>
              </w:rPr>
            </w:rPrChange>
          </w:rPr>
          <w:drawing>
            <wp:inline distT="0" distB="0" distL="0" distR="0" wp14:anchorId="6F481C29" wp14:editId="3C6D51FF">
              <wp:extent cx="5553075" cy="3181350"/>
              <wp:effectExtent l="19050" t="0" r="9525" b="0"/>
              <wp:docPr id="29" name="Picture 6" descr="C:\Users\ShivAchari948\Downloads\e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vAchari948\Downloads\edge.png"/>
                      <pic:cNvPicPr>
                        <a:picLocks noChangeAspect="1" noChangeArrowheads="1"/>
                      </pic:cNvPicPr>
                    </pic:nvPicPr>
                    <pic:blipFill>
                      <a:blip r:embed="rId42"/>
                      <a:srcRect/>
                      <a:stretch>
                        <a:fillRect/>
                      </a:stretch>
                    </pic:blipFill>
                    <pic:spPr bwMode="auto">
                      <a:xfrm>
                        <a:off x="0" y="0"/>
                        <a:ext cx="5553075" cy="3181350"/>
                      </a:xfrm>
                      <a:prstGeom prst="rect">
                        <a:avLst/>
                      </a:prstGeom>
                      <a:noFill/>
                      <a:ln w="9525">
                        <a:noFill/>
                        <a:miter lim="800000"/>
                        <a:headEnd/>
                        <a:tailEnd/>
                      </a:ln>
                    </pic:spPr>
                  </pic:pic>
                </a:graphicData>
              </a:graphic>
            </wp:inline>
          </w:drawing>
        </w:r>
        <w:r>
          <w:rPr>
            <w:rFonts w:asciiTheme="majorBidi" w:hAnsiTheme="majorBidi" w:cstheme="majorBidi"/>
            <w:noProof/>
            <w:color w:val="000000" w:themeColor="text1"/>
            <w:sz w:val="24"/>
            <w:szCs w:val="24"/>
            <w:lang w:val="en-US"/>
            <w:rPrChange w:id="1925" w:author="Unknown">
              <w:rPr>
                <w:noProof/>
                <w:lang w:val="en-US"/>
              </w:rPr>
            </w:rPrChange>
          </w:rPr>
          <w:drawing>
            <wp:inline distT="0" distB="0" distL="0" distR="0" wp14:anchorId="48EF7C47" wp14:editId="267F8510">
              <wp:extent cx="5591175" cy="3181350"/>
              <wp:effectExtent l="19050" t="0" r="9525" b="0"/>
              <wp:docPr id="30" name="Picture 5" descr="C:\Users\ShivAchari948\Downloads\corr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vAchari948\Downloads\corrvis.png"/>
                      <pic:cNvPicPr>
                        <a:picLocks noChangeAspect="1" noChangeArrowheads="1"/>
                      </pic:cNvPicPr>
                    </pic:nvPicPr>
                    <pic:blipFill>
                      <a:blip r:embed="rId43"/>
                      <a:srcRect/>
                      <a:stretch>
                        <a:fillRect/>
                      </a:stretch>
                    </pic:blipFill>
                    <pic:spPr bwMode="auto">
                      <a:xfrm>
                        <a:off x="0" y="0"/>
                        <a:ext cx="5591175" cy="3181350"/>
                      </a:xfrm>
                      <a:prstGeom prst="rect">
                        <a:avLst/>
                      </a:prstGeom>
                      <a:noFill/>
                      <a:ln w="9525">
                        <a:noFill/>
                        <a:miter lim="800000"/>
                        <a:headEnd/>
                        <a:tailEnd/>
                      </a:ln>
                    </pic:spPr>
                  </pic:pic>
                </a:graphicData>
              </a:graphic>
            </wp:inline>
          </w:drawing>
        </w:r>
        <w:r>
          <w:rPr>
            <w:rFonts w:asciiTheme="majorBidi" w:hAnsiTheme="majorBidi" w:cstheme="majorBidi"/>
            <w:noProof/>
            <w:color w:val="000000" w:themeColor="text1"/>
            <w:sz w:val="24"/>
            <w:szCs w:val="24"/>
            <w:lang w:val="en-US"/>
            <w:rPrChange w:id="1926" w:author="Unknown">
              <w:rPr>
                <w:noProof/>
                <w:lang w:val="en-US"/>
              </w:rPr>
            </w:rPrChange>
          </w:rPr>
          <w:lastRenderedPageBreak/>
          <w:drawing>
            <wp:inline distT="0" distB="0" distL="0" distR="0" wp14:anchorId="0520856B" wp14:editId="4BAAFBBD">
              <wp:extent cx="5629275" cy="3219450"/>
              <wp:effectExtent l="19050" t="0" r="9525" b="0"/>
              <wp:docPr id="31" name="Picture 4" descr="C:\Users\ShivAchari948\Downloads\Corr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vAchari948\Downloads\Corrir.png"/>
                      <pic:cNvPicPr>
                        <a:picLocks noChangeAspect="1" noChangeArrowheads="1"/>
                      </pic:cNvPicPr>
                    </pic:nvPicPr>
                    <pic:blipFill>
                      <a:blip r:embed="rId44"/>
                      <a:srcRect/>
                      <a:stretch>
                        <a:fillRect/>
                      </a:stretch>
                    </pic:blipFill>
                    <pic:spPr bwMode="auto">
                      <a:xfrm>
                        <a:off x="0" y="0"/>
                        <a:ext cx="5629275" cy="3219450"/>
                      </a:xfrm>
                      <a:prstGeom prst="rect">
                        <a:avLst/>
                      </a:prstGeom>
                      <a:noFill/>
                      <a:ln w="9525">
                        <a:noFill/>
                        <a:miter lim="800000"/>
                        <a:headEnd/>
                        <a:tailEnd/>
                      </a:ln>
                    </pic:spPr>
                  </pic:pic>
                </a:graphicData>
              </a:graphic>
            </wp:inline>
          </w:drawing>
        </w:r>
        <w:r>
          <w:rPr>
            <w:rFonts w:asciiTheme="majorBidi" w:hAnsiTheme="majorBidi" w:cstheme="majorBidi"/>
            <w:noProof/>
            <w:color w:val="000000" w:themeColor="text1"/>
            <w:sz w:val="24"/>
            <w:szCs w:val="24"/>
            <w:lang w:val="en-US"/>
            <w:rPrChange w:id="1927" w:author="Unknown">
              <w:rPr>
                <w:noProof/>
                <w:lang w:val="en-US"/>
              </w:rPr>
            </w:rPrChange>
          </w:rPr>
          <w:drawing>
            <wp:inline distT="0" distB="0" distL="0" distR="0" wp14:anchorId="79885F64" wp14:editId="7FC08871">
              <wp:extent cx="5638800" cy="3219450"/>
              <wp:effectExtent l="19050" t="0" r="0" b="0"/>
              <wp:docPr id="32" name="Picture 3" descr="C:\Users\ShivAchari948\Downloads\SNR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chari948\Downloads\SNRvis.png"/>
                      <pic:cNvPicPr>
                        <a:picLocks noChangeAspect="1" noChangeArrowheads="1"/>
                      </pic:cNvPicPr>
                    </pic:nvPicPr>
                    <pic:blipFill>
                      <a:blip r:embed="rId45"/>
                      <a:srcRect/>
                      <a:stretch>
                        <a:fillRect/>
                      </a:stretch>
                    </pic:blipFill>
                    <pic:spPr bwMode="auto">
                      <a:xfrm>
                        <a:off x="0" y="0"/>
                        <a:ext cx="5638800" cy="3219450"/>
                      </a:xfrm>
                      <a:prstGeom prst="rect">
                        <a:avLst/>
                      </a:prstGeom>
                      <a:noFill/>
                      <a:ln w="9525">
                        <a:noFill/>
                        <a:miter lim="800000"/>
                        <a:headEnd/>
                        <a:tailEnd/>
                      </a:ln>
                    </pic:spPr>
                  </pic:pic>
                </a:graphicData>
              </a:graphic>
            </wp:inline>
          </w:drawing>
        </w:r>
      </w:ins>
    </w:p>
    <w:p w14:paraId="1D73AAAF" w14:textId="77777777" w:rsidR="00AB1D10" w:rsidRDefault="00AB1D10" w:rsidP="00AB1D10">
      <w:pPr>
        <w:rPr>
          <w:ins w:id="1928" w:author="Tanish Sugnani" w:date="2017-05-16T16:39:00Z"/>
          <w:rFonts w:asciiTheme="majorBidi" w:hAnsiTheme="majorBidi" w:cstheme="majorBidi"/>
          <w:noProof/>
          <w:color w:val="000000" w:themeColor="text1"/>
          <w:sz w:val="24"/>
          <w:szCs w:val="24"/>
          <w:lang w:val="en-US"/>
        </w:rPr>
      </w:pPr>
    </w:p>
    <w:p w14:paraId="7967B1AB" w14:textId="77777777" w:rsidR="00AB1D10" w:rsidRDefault="00AB1D10" w:rsidP="00AB1D10">
      <w:pPr>
        <w:rPr>
          <w:ins w:id="1929" w:author="Tanish Sugnani" w:date="2017-05-16T16:39:00Z"/>
          <w:rFonts w:asciiTheme="majorBidi" w:hAnsiTheme="majorBidi" w:cstheme="majorBidi"/>
          <w:noProof/>
          <w:color w:val="000000" w:themeColor="text1"/>
          <w:sz w:val="24"/>
          <w:szCs w:val="24"/>
          <w:lang w:val="en-US"/>
        </w:rPr>
      </w:pPr>
    </w:p>
    <w:p w14:paraId="1A17F2DF" w14:textId="77777777" w:rsidR="00AB1D10" w:rsidRDefault="00AB1D10" w:rsidP="00AB1D10">
      <w:pPr>
        <w:rPr>
          <w:ins w:id="1930" w:author="Tanish Sugnani" w:date="2017-05-16T17:12:00Z"/>
          <w:rFonts w:asciiTheme="majorBidi" w:hAnsiTheme="majorBidi" w:cstheme="majorBidi"/>
          <w:noProof/>
          <w:color w:val="000000" w:themeColor="text1"/>
          <w:sz w:val="24"/>
          <w:szCs w:val="24"/>
          <w:lang w:val="en-US"/>
        </w:rPr>
      </w:pPr>
      <w:ins w:id="1931" w:author="Tanish Sugnani" w:date="2017-05-16T16:38:00Z">
        <w:r>
          <w:rPr>
            <w:rFonts w:asciiTheme="majorBidi" w:hAnsiTheme="majorBidi" w:cstheme="majorBidi"/>
            <w:noProof/>
            <w:color w:val="000000" w:themeColor="text1"/>
            <w:sz w:val="24"/>
            <w:szCs w:val="24"/>
            <w:lang w:val="en-US"/>
            <w:rPrChange w:id="1932" w:author="Unknown">
              <w:rPr>
                <w:noProof/>
                <w:lang w:val="en-US"/>
              </w:rPr>
            </w:rPrChange>
          </w:rPr>
          <w:lastRenderedPageBreak/>
          <w:drawing>
            <wp:inline distT="0" distB="0" distL="0" distR="0" wp14:anchorId="183F66D7" wp14:editId="53590F76">
              <wp:extent cx="5467350" cy="3219450"/>
              <wp:effectExtent l="19050" t="0" r="0" b="0"/>
              <wp:docPr id="33" name="Picture 2" descr="C:\Users\ShivAchari948\Downloads\SNR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vAchari948\Downloads\SNRir.png"/>
                      <pic:cNvPicPr>
                        <a:picLocks noChangeAspect="1" noChangeArrowheads="1"/>
                      </pic:cNvPicPr>
                    </pic:nvPicPr>
                    <pic:blipFill>
                      <a:blip r:embed="rId46"/>
                      <a:srcRect/>
                      <a:stretch>
                        <a:fillRect/>
                      </a:stretch>
                    </pic:blipFill>
                    <pic:spPr bwMode="auto">
                      <a:xfrm>
                        <a:off x="0" y="0"/>
                        <a:ext cx="5467350" cy="3219450"/>
                      </a:xfrm>
                      <a:prstGeom prst="rect">
                        <a:avLst/>
                      </a:prstGeom>
                      <a:noFill/>
                      <a:ln w="9525">
                        <a:noFill/>
                        <a:miter lim="800000"/>
                        <a:headEnd/>
                        <a:tailEnd/>
                      </a:ln>
                    </pic:spPr>
                  </pic:pic>
                </a:graphicData>
              </a:graphic>
            </wp:inline>
          </w:drawing>
        </w:r>
      </w:ins>
    </w:p>
    <w:p w14:paraId="2758EEA7" w14:textId="52C33028" w:rsidR="00827EB6" w:rsidRDefault="00827EB6" w:rsidP="00AB1D10">
      <w:pPr>
        <w:rPr>
          <w:ins w:id="1933" w:author="Tanish Sugnani" w:date="2017-05-16T16:39:00Z"/>
          <w:rFonts w:asciiTheme="majorBidi" w:hAnsiTheme="majorBidi" w:cstheme="majorBidi"/>
          <w:noProof/>
          <w:color w:val="000000" w:themeColor="text1"/>
          <w:sz w:val="24"/>
          <w:szCs w:val="24"/>
          <w:lang w:val="en-US"/>
        </w:rPr>
      </w:pPr>
      <w:ins w:id="1934" w:author="Tanish Sugnani" w:date="2017-05-16T17:12:00Z">
        <w:r>
          <w:rPr>
            <w:rFonts w:asciiTheme="majorBidi" w:hAnsiTheme="majorBidi" w:cstheme="majorBidi"/>
            <w:noProof/>
            <w:color w:val="000000" w:themeColor="text1"/>
            <w:sz w:val="24"/>
            <w:szCs w:val="24"/>
            <w:lang w:val="en-US"/>
            <w:rPrChange w:id="1935" w:author="Unknown">
              <w:rPr>
                <w:noProof/>
                <w:lang w:val="en-US"/>
              </w:rPr>
            </w:rPrChange>
          </w:rPr>
          <w:drawing>
            <wp:inline distT="0" distB="0" distL="0" distR="0" wp14:anchorId="251B485F" wp14:editId="22B43630">
              <wp:extent cx="5486400" cy="3257550"/>
              <wp:effectExtent l="19050" t="0" r="0" b="0"/>
              <wp:docPr id="34" name="Picture 1" descr="C:\Users\ShivAchari948\Downloads\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chari948\Downloads\MI.jpg"/>
                      <pic:cNvPicPr>
                        <a:picLocks noChangeAspect="1" noChangeArrowheads="1"/>
                      </pic:cNvPicPr>
                    </pic:nvPicPr>
                    <pic:blipFill>
                      <a:blip r:embed="rId47"/>
                      <a:srcRect/>
                      <a:stretch>
                        <a:fillRect/>
                      </a:stretch>
                    </pic:blipFill>
                    <pic:spPr bwMode="auto">
                      <a:xfrm>
                        <a:off x="0" y="0"/>
                        <a:ext cx="5486400" cy="3257550"/>
                      </a:xfrm>
                      <a:prstGeom prst="rect">
                        <a:avLst/>
                      </a:prstGeom>
                      <a:noFill/>
                      <a:ln w="9525">
                        <a:noFill/>
                        <a:miter lim="800000"/>
                        <a:headEnd/>
                        <a:tailEnd/>
                      </a:ln>
                    </pic:spPr>
                  </pic:pic>
                </a:graphicData>
              </a:graphic>
            </wp:inline>
          </w:drawing>
        </w:r>
      </w:ins>
    </w:p>
    <w:p w14:paraId="0D1EA5D3" w14:textId="77777777" w:rsidR="00AB1D10" w:rsidRDefault="00AB1D10" w:rsidP="00AB1D10">
      <w:pPr>
        <w:rPr>
          <w:ins w:id="1936" w:author="Tanish Sugnani" w:date="2017-05-16T16:39:00Z"/>
          <w:rFonts w:asciiTheme="majorBidi" w:hAnsiTheme="majorBidi" w:cstheme="majorBidi"/>
          <w:noProof/>
          <w:color w:val="000000" w:themeColor="text1"/>
          <w:sz w:val="24"/>
          <w:szCs w:val="24"/>
          <w:lang w:val="en-US"/>
        </w:rPr>
      </w:pPr>
    </w:p>
    <w:p w14:paraId="6BCC4F1D" w14:textId="77777777" w:rsidR="00AB1D10" w:rsidRDefault="00AB1D10" w:rsidP="00AB1D10">
      <w:pPr>
        <w:pStyle w:val="ListParagraph"/>
        <w:autoSpaceDE w:val="0"/>
        <w:autoSpaceDN w:val="0"/>
        <w:adjustRightInd w:val="0"/>
        <w:spacing w:after="0" w:line="240" w:lineRule="auto"/>
        <w:rPr>
          <w:ins w:id="1937" w:author="Tanish Sugnani" w:date="2017-05-16T16:39:00Z"/>
          <w:rFonts w:asciiTheme="majorBidi" w:hAnsiTheme="majorBidi" w:cstheme="majorBidi"/>
          <w:noProof/>
          <w:color w:val="000000" w:themeColor="text1"/>
          <w:sz w:val="24"/>
          <w:szCs w:val="24"/>
          <w:lang w:val="en-US"/>
        </w:rPr>
      </w:pPr>
    </w:p>
    <w:p w14:paraId="180405F9" w14:textId="1A115E3C" w:rsidR="00AB1D10" w:rsidRPr="0054132A" w:rsidRDefault="00AB1D10" w:rsidP="00AB1D10">
      <w:pPr>
        <w:pStyle w:val="ListParagraph"/>
        <w:autoSpaceDE w:val="0"/>
        <w:autoSpaceDN w:val="0"/>
        <w:adjustRightInd w:val="0"/>
        <w:spacing w:after="0" w:line="240" w:lineRule="auto"/>
        <w:rPr>
          <w:ins w:id="1938" w:author="Tanish Sugnani" w:date="2017-05-16T16:39:00Z"/>
          <w:rFonts w:asciiTheme="majorBidi" w:hAnsiTheme="majorBidi" w:cstheme="majorBidi"/>
          <w:noProof/>
          <w:color w:val="000000" w:themeColor="text1"/>
          <w:sz w:val="24"/>
          <w:szCs w:val="24"/>
          <w:lang w:val="en-US"/>
        </w:rPr>
      </w:pPr>
    </w:p>
    <w:p w14:paraId="6D65CD70" w14:textId="77777777" w:rsidR="00AB1D10" w:rsidRPr="0054132A" w:rsidRDefault="00AB1D10" w:rsidP="00AB1D10">
      <w:pPr>
        <w:pStyle w:val="ListParagraph"/>
        <w:autoSpaceDE w:val="0"/>
        <w:autoSpaceDN w:val="0"/>
        <w:adjustRightInd w:val="0"/>
        <w:spacing w:after="0" w:line="240" w:lineRule="auto"/>
        <w:rPr>
          <w:ins w:id="1939" w:author="Tanish Sugnani" w:date="2017-05-16T16:39:00Z"/>
          <w:rFonts w:asciiTheme="majorBidi" w:hAnsiTheme="majorBidi" w:cstheme="majorBidi"/>
          <w:noProof/>
          <w:color w:val="000000" w:themeColor="text1"/>
          <w:sz w:val="24"/>
          <w:szCs w:val="24"/>
          <w:lang w:val="en-US"/>
        </w:rPr>
      </w:pPr>
    </w:p>
    <w:p w14:paraId="7587336D" w14:textId="77777777" w:rsidR="00AB1D10" w:rsidRDefault="00AB1D10" w:rsidP="00AB1D10">
      <w:pPr>
        <w:autoSpaceDE w:val="0"/>
        <w:autoSpaceDN w:val="0"/>
        <w:adjustRightInd w:val="0"/>
        <w:spacing w:after="0" w:line="240" w:lineRule="auto"/>
        <w:rPr>
          <w:ins w:id="1940" w:author="Tanish Sugnani" w:date="2017-05-16T16:39:00Z"/>
          <w:rFonts w:asciiTheme="majorBidi" w:hAnsiTheme="majorBidi" w:cstheme="majorBidi"/>
          <w:noProof/>
          <w:color w:val="000000" w:themeColor="text1"/>
          <w:sz w:val="24"/>
          <w:szCs w:val="24"/>
          <w:lang w:val="en-US"/>
        </w:rPr>
      </w:pPr>
    </w:p>
    <w:p w14:paraId="5ECCD29C" w14:textId="77777777" w:rsidR="00AB1D10" w:rsidRDefault="00AB1D10" w:rsidP="00AB1D10">
      <w:pPr>
        <w:autoSpaceDE w:val="0"/>
        <w:autoSpaceDN w:val="0"/>
        <w:adjustRightInd w:val="0"/>
        <w:spacing w:after="0" w:line="240" w:lineRule="auto"/>
        <w:rPr>
          <w:ins w:id="1941" w:author="Tanish Sugnani" w:date="2017-05-16T16:39:00Z"/>
          <w:rFonts w:asciiTheme="majorBidi" w:hAnsiTheme="majorBidi" w:cstheme="majorBidi"/>
          <w:noProof/>
          <w:color w:val="000000" w:themeColor="text1"/>
          <w:sz w:val="24"/>
          <w:szCs w:val="24"/>
          <w:lang w:val="en-US"/>
        </w:rPr>
      </w:pPr>
    </w:p>
    <w:p w14:paraId="72B887CE" w14:textId="77777777" w:rsidR="00AB1D10" w:rsidRDefault="00AB1D10" w:rsidP="00AB1D10">
      <w:pPr>
        <w:autoSpaceDE w:val="0"/>
        <w:autoSpaceDN w:val="0"/>
        <w:adjustRightInd w:val="0"/>
        <w:spacing w:after="0" w:line="240" w:lineRule="auto"/>
        <w:rPr>
          <w:ins w:id="1942" w:author="Tanish Sugnani" w:date="2017-05-16T16:39:00Z"/>
          <w:rFonts w:asciiTheme="majorBidi" w:hAnsiTheme="majorBidi" w:cstheme="majorBidi"/>
          <w:noProof/>
          <w:color w:val="000000" w:themeColor="text1"/>
          <w:sz w:val="24"/>
          <w:szCs w:val="24"/>
          <w:lang w:val="en-US"/>
        </w:rPr>
      </w:pPr>
    </w:p>
    <w:p w14:paraId="2C3EE193" w14:textId="77777777" w:rsidR="00AB1D10" w:rsidRDefault="00AB1D10" w:rsidP="00AB1D10">
      <w:pPr>
        <w:autoSpaceDE w:val="0"/>
        <w:autoSpaceDN w:val="0"/>
        <w:adjustRightInd w:val="0"/>
        <w:spacing w:after="0" w:line="240" w:lineRule="auto"/>
        <w:rPr>
          <w:ins w:id="1943" w:author="Tanish Sugnani" w:date="2017-05-16T16:39:00Z"/>
          <w:rFonts w:asciiTheme="majorBidi" w:hAnsiTheme="majorBidi" w:cstheme="majorBidi"/>
          <w:noProof/>
          <w:color w:val="000000" w:themeColor="text1"/>
          <w:sz w:val="24"/>
          <w:szCs w:val="24"/>
          <w:lang w:val="en-US"/>
        </w:rPr>
      </w:pPr>
    </w:p>
    <w:p w14:paraId="5890A239" w14:textId="77777777" w:rsidR="00AB1D10" w:rsidRDefault="00AB1D10" w:rsidP="00AB1D10">
      <w:pPr>
        <w:autoSpaceDE w:val="0"/>
        <w:autoSpaceDN w:val="0"/>
        <w:adjustRightInd w:val="0"/>
        <w:spacing w:after="0" w:line="240" w:lineRule="auto"/>
        <w:rPr>
          <w:ins w:id="1944" w:author="Tanish Sugnani" w:date="2017-05-16T16:39:00Z"/>
          <w:rFonts w:asciiTheme="majorBidi" w:hAnsiTheme="majorBidi" w:cstheme="majorBidi"/>
          <w:noProof/>
          <w:color w:val="000000" w:themeColor="text1"/>
          <w:sz w:val="24"/>
          <w:szCs w:val="24"/>
          <w:lang w:val="en-US"/>
        </w:rPr>
      </w:pPr>
    </w:p>
    <w:p w14:paraId="5DF5603D" w14:textId="0A84885E" w:rsidR="00664178" w:rsidRDefault="00664178" w:rsidP="00664178">
      <w:pPr>
        <w:spacing w:line="360" w:lineRule="auto"/>
        <w:rPr>
          <w:ins w:id="1945" w:author="Tanish Sugnani" w:date="2017-05-21T03:01:00Z"/>
          <w:rFonts w:ascii="Times New Roman" w:hAnsi="Times New Roman" w:cs="Times New Roman"/>
          <w:b/>
          <w:sz w:val="36"/>
          <w:szCs w:val="36"/>
        </w:rPr>
        <w:pPrChange w:id="1946" w:author="Tanish Sugnani" w:date="2017-05-21T03:01:00Z">
          <w:pPr>
            <w:spacing w:line="360" w:lineRule="auto"/>
          </w:pPr>
        </w:pPrChange>
      </w:pPr>
      <w:ins w:id="1947" w:author="Tanish Sugnani" w:date="2017-05-16T16:39:00Z">
        <w:r>
          <w:rPr>
            <w:rFonts w:ascii="Times New Roman" w:hAnsi="Times New Roman" w:cs="Times New Roman"/>
            <w:b/>
            <w:sz w:val="32"/>
            <w:szCs w:val="36"/>
            <w:rPrChange w:id="1948" w:author="Tanish Sugnani" w:date="2017-05-21T03:01:00Z">
              <w:rPr>
                <w:rFonts w:ascii="Times New Roman" w:hAnsi="Times New Roman" w:cs="Times New Roman"/>
                <w:b/>
                <w:sz w:val="32"/>
                <w:szCs w:val="36"/>
              </w:rPr>
            </w:rPrChange>
          </w:rPr>
          <w:lastRenderedPageBreak/>
          <w:t>Ch</w:t>
        </w:r>
      </w:ins>
      <w:ins w:id="1949" w:author="Tanish Sugnani" w:date="2017-05-21T03:01:00Z">
        <w:r>
          <w:rPr>
            <w:rFonts w:ascii="Times New Roman" w:hAnsi="Times New Roman" w:cs="Times New Roman"/>
            <w:b/>
            <w:sz w:val="32"/>
            <w:szCs w:val="36"/>
          </w:rPr>
          <w:t>apter 8</w:t>
        </w:r>
      </w:ins>
    </w:p>
    <w:p w14:paraId="506F156F" w14:textId="2979E99D" w:rsidR="00AB1D10" w:rsidRPr="0054132A" w:rsidRDefault="00AB1D10">
      <w:pPr>
        <w:spacing w:line="360" w:lineRule="auto"/>
        <w:jc w:val="center"/>
        <w:rPr>
          <w:ins w:id="1950" w:author="Tanish Sugnani" w:date="2017-05-16T16:39:00Z"/>
          <w:rFonts w:ascii="Times New Roman" w:hAnsi="Times New Roman" w:cs="Times New Roman"/>
          <w:b/>
          <w:sz w:val="36"/>
          <w:szCs w:val="36"/>
        </w:rPr>
        <w:pPrChange w:id="1951" w:author="Tanish Sugnani" w:date="2017-05-16T17:12:00Z">
          <w:pPr>
            <w:spacing w:line="360" w:lineRule="auto"/>
          </w:pPr>
        </w:pPrChange>
      </w:pPr>
      <w:ins w:id="1952" w:author="Tanish Sugnani" w:date="2017-05-16T16:39:00Z">
        <w:r w:rsidRPr="0054132A">
          <w:rPr>
            <w:rFonts w:ascii="Times New Roman" w:hAnsi="Times New Roman" w:cs="Times New Roman"/>
            <w:b/>
            <w:sz w:val="36"/>
            <w:szCs w:val="36"/>
          </w:rPr>
          <w:t>CONCLUSION</w:t>
        </w:r>
      </w:ins>
    </w:p>
    <w:p w14:paraId="50961632" w14:textId="2548D817" w:rsidR="00AB1D10" w:rsidRPr="0054132A" w:rsidRDefault="00AB1D10" w:rsidP="00AB1D10">
      <w:pPr>
        <w:spacing w:line="360" w:lineRule="auto"/>
        <w:rPr>
          <w:ins w:id="1953" w:author="Tanish Sugnani" w:date="2017-05-16T16:39:00Z"/>
          <w:rFonts w:ascii="Times New Roman" w:hAnsi="Times New Roman" w:cs="Times New Roman"/>
          <w:sz w:val="24"/>
          <w:szCs w:val="24"/>
        </w:rPr>
      </w:pPr>
      <w:ins w:id="1954" w:author="Tanish Sugnani" w:date="2017-05-16T16:39:00Z">
        <w:r w:rsidRPr="0054132A">
          <w:rPr>
            <w:rFonts w:ascii="Times New Roman" w:hAnsi="Times New Roman" w:cs="Times New Roman"/>
            <w:sz w:val="24"/>
            <w:szCs w:val="24"/>
          </w:rPr>
          <w:t>In this project,</w:t>
        </w:r>
        <w:r>
          <w:rPr>
            <w:rFonts w:ascii="Times New Roman" w:hAnsi="Times New Roman" w:cs="Times New Roman"/>
            <w:sz w:val="24"/>
            <w:szCs w:val="24"/>
          </w:rPr>
          <w:t xml:space="preserve"> a novel method to fuse</w:t>
        </w:r>
        <w:r w:rsidR="00827EB6">
          <w:rPr>
            <w:rFonts w:ascii="Times New Roman" w:hAnsi="Times New Roman" w:cs="Times New Roman"/>
            <w:sz w:val="24"/>
            <w:szCs w:val="24"/>
          </w:rPr>
          <w:t xml:space="preserve"> </w:t>
        </w:r>
        <w:r w:rsidRPr="0054132A">
          <w:rPr>
            <w:rFonts w:ascii="Times New Roman" w:hAnsi="Times New Roman" w:cs="Times New Roman"/>
            <w:sz w:val="24"/>
            <w:szCs w:val="24"/>
          </w:rPr>
          <w:t>I</w:t>
        </w:r>
        <w:r>
          <w:rPr>
            <w:rFonts w:ascii="Times New Roman" w:hAnsi="Times New Roman" w:cs="Times New Roman"/>
            <w:sz w:val="24"/>
            <w:szCs w:val="24"/>
          </w:rPr>
          <w:t>nfrared</w:t>
        </w:r>
        <w:r w:rsidRPr="0054132A">
          <w:rPr>
            <w:rFonts w:ascii="Times New Roman" w:hAnsi="Times New Roman" w:cs="Times New Roman"/>
            <w:sz w:val="24"/>
            <w:szCs w:val="24"/>
          </w:rPr>
          <w:t xml:space="preserve"> </w:t>
        </w:r>
        <w:r>
          <w:rPr>
            <w:rFonts w:ascii="Times New Roman" w:hAnsi="Times New Roman" w:cs="Times New Roman"/>
            <w:sz w:val="24"/>
            <w:szCs w:val="24"/>
          </w:rPr>
          <w:t>(IR) and</w:t>
        </w:r>
        <w:r w:rsidRPr="0054132A">
          <w:rPr>
            <w:rFonts w:ascii="Times New Roman" w:hAnsi="Times New Roman" w:cs="Times New Roman"/>
            <w:sz w:val="24"/>
            <w:szCs w:val="24"/>
          </w:rPr>
          <w:t xml:space="preserve"> </w:t>
        </w:r>
        <w:r>
          <w:rPr>
            <w:rFonts w:ascii="Times New Roman" w:hAnsi="Times New Roman" w:cs="Times New Roman"/>
            <w:sz w:val="24"/>
            <w:szCs w:val="24"/>
          </w:rPr>
          <w:t>v</w:t>
        </w:r>
        <w:r w:rsidRPr="0054132A">
          <w:rPr>
            <w:rFonts w:ascii="Times New Roman" w:hAnsi="Times New Roman" w:cs="Times New Roman"/>
            <w:sz w:val="24"/>
            <w:szCs w:val="24"/>
          </w:rPr>
          <w:t>isible image</w:t>
        </w:r>
        <w:r>
          <w:rPr>
            <w:rFonts w:ascii="Times New Roman" w:hAnsi="Times New Roman" w:cs="Times New Roman"/>
            <w:sz w:val="24"/>
            <w:szCs w:val="24"/>
          </w:rPr>
          <w:t>s has been</w:t>
        </w:r>
        <w:r w:rsidRPr="0054132A">
          <w:rPr>
            <w:rFonts w:ascii="Times New Roman" w:hAnsi="Times New Roman" w:cs="Times New Roman"/>
            <w:sz w:val="24"/>
            <w:szCs w:val="24"/>
          </w:rPr>
          <w:t xml:space="preserve"> proposed</w:t>
        </w:r>
        <w:r>
          <w:rPr>
            <w:rFonts w:ascii="Times New Roman" w:hAnsi="Times New Roman" w:cs="Times New Roman"/>
            <w:sz w:val="24"/>
            <w:szCs w:val="24"/>
          </w:rPr>
          <w:t xml:space="preserve"> based on </w:t>
        </w:r>
        <w:r w:rsidRPr="0054132A">
          <w:rPr>
            <w:rFonts w:ascii="Times New Roman" w:hAnsi="Times New Roman" w:cs="Times New Roman"/>
            <w:sz w:val="24"/>
            <w:szCs w:val="24"/>
          </w:rPr>
          <w:t>combining rule for a multi scale decomposition based image fusion. We use statistical filter data of a visible image for transformation to refine major information of IR image.</w:t>
        </w:r>
      </w:ins>
    </w:p>
    <w:p w14:paraId="28DE51F5" w14:textId="77777777" w:rsidR="00AB1D10" w:rsidRPr="0054132A" w:rsidRDefault="00AB1D10" w:rsidP="00AB1D10">
      <w:pPr>
        <w:spacing w:line="360" w:lineRule="auto"/>
        <w:rPr>
          <w:ins w:id="1955" w:author="Tanish Sugnani" w:date="2017-05-16T16:39:00Z"/>
          <w:rFonts w:ascii="Times New Roman" w:hAnsi="Times New Roman" w:cs="Times New Roman"/>
          <w:sz w:val="24"/>
          <w:szCs w:val="24"/>
        </w:rPr>
      </w:pPr>
      <w:ins w:id="1956" w:author="Tanish Sugnani" w:date="2017-05-16T16:39:00Z">
        <w:r w:rsidRPr="0054132A">
          <w:rPr>
            <w:rFonts w:ascii="Times New Roman" w:hAnsi="Times New Roman" w:cs="Times New Roman"/>
            <w:sz w:val="24"/>
            <w:szCs w:val="24"/>
          </w:rPr>
          <w:t>The filters can be used to identify and select important IR spectral features from the infrared image to inject them into the visible image. By further employing different combination algorithms adaptively according to different information scale levels in the fusion process, we can preserve or properly enhance the background scenery and details from the visible image which provide important perceptual cues for human observation.</w:t>
        </w:r>
      </w:ins>
    </w:p>
    <w:p w14:paraId="73FAFD04" w14:textId="77777777" w:rsidR="00AB1D10" w:rsidRDefault="00AB1D10" w:rsidP="00AB1D10">
      <w:pPr>
        <w:spacing w:line="360" w:lineRule="auto"/>
        <w:rPr>
          <w:ins w:id="1957" w:author="Tanish Sugnani" w:date="2017-05-16T16:39:00Z"/>
          <w:rFonts w:ascii="Times New Roman" w:hAnsi="Times New Roman" w:cs="Times New Roman"/>
          <w:sz w:val="24"/>
          <w:szCs w:val="24"/>
        </w:rPr>
      </w:pPr>
      <w:ins w:id="1958" w:author="Tanish Sugnani" w:date="2017-05-16T16:39:00Z">
        <w:r w:rsidRPr="0054132A">
          <w:rPr>
            <w:rFonts w:ascii="Times New Roman" w:hAnsi="Times New Roman" w:cs="Times New Roman"/>
            <w:sz w:val="24"/>
            <w:szCs w:val="24"/>
          </w:rPr>
          <w:t xml:space="preserve"> Experimental results demonstrate that the proposed fusion method is able to provide perceptually better fusion results compared with various other pixel-based multi-scale fusion algorithms.</w:t>
        </w:r>
      </w:ins>
    </w:p>
    <w:p w14:paraId="3D81FE36" w14:textId="105EEA6F" w:rsidR="00AA5744" w:rsidDel="00827EB6" w:rsidRDefault="00AA5744">
      <w:pPr>
        <w:rPr>
          <w:del w:id="1959" w:author="Tanish Sugnani" w:date="2017-05-16T12:30:00Z"/>
          <w:rFonts w:asciiTheme="majorBidi" w:hAnsiTheme="majorBidi" w:cstheme="majorBidi"/>
          <w:noProof/>
          <w:color w:val="000000" w:themeColor="text1"/>
          <w:sz w:val="24"/>
          <w:szCs w:val="24"/>
          <w:lang w:val="en-US"/>
        </w:rPr>
        <w:pPrChange w:id="1960" w:author="Tanish Sugnani" w:date="2017-05-16T17:12:00Z">
          <w:pPr>
            <w:pStyle w:val="ListParagraph"/>
            <w:autoSpaceDE w:val="0"/>
            <w:autoSpaceDN w:val="0"/>
            <w:adjustRightInd w:val="0"/>
            <w:spacing w:line="360" w:lineRule="auto"/>
            <w:ind w:left="0"/>
            <w:jc w:val="both"/>
          </w:pPr>
        </w:pPrChange>
      </w:pPr>
    </w:p>
    <w:p w14:paraId="245469C9" w14:textId="77777777" w:rsidR="00827EB6" w:rsidRDefault="00827EB6">
      <w:pPr>
        <w:rPr>
          <w:ins w:id="1961" w:author="Tanish Sugnani" w:date="2017-05-16T17:12:00Z"/>
          <w:rFonts w:asciiTheme="majorBidi" w:hAnsiTheme="majorBidi" w:cstheme="majorBidi"/>
          <w:noProof/>
          <w:color w:val="000000" w:themeColor="text1"/>
          <w:sz w:val="24"/>
          <w:szCs w:val="24"/>
          <w:lang w:val="en-US"/>
        </w:rPr>
        <w:pPrChange w:id="1962" w:author="Tanish Sugnani" w:date="2017-05-16T17:12:00Z">
          <w:pPr>
            <w:pStyle w:val="ListParagraph"/>
            <w:autoSpaceDE w:val="0"/>
            <w:autoSpaceDN w:val="0"/>
            <w:adjustRightInd w:val="0"/>
            <w:spacing w:line="360" w:lineRule="auto"/>
            <w:ind w:left="0"/>
            <w:jc w:val="both"/>
          </w:pPr>
        </w:pPrChange>
      </w:pPr>
    </w:p>
    <w:p w14:paraId="556B061B" w14:textId="77777777" w:rsidR="00827EB6" w:rsidRDefault="00827EB6">
      <w:pPr>
        <w:rPr>
          <w:ins w:id="1963" w:author="Tanish Sugnani" w:date="2017-05-16T17:12:00Z"/>
          <w:rFonts w:asciiTheme="majorBidi" w:hAnsiTheme="majorBidi" w:cstheme="majorBidi"/>
          <w:noProof/>
          <w:color w:val="000000" w:themeColor="text1"/>
          <w:sz w:val="24"/>
          <w:szCs w:val="24"/>
          <w:lang w:val="en-US"/>
        </w:rPr>
        <w:pPrChange w:id="1964" w:author="Tanish Sugnani" w:date="2017-05-16T17:12:00Z">
          <w:pPr>
            <w:pStyle w:val="ListParagraph"/>
            <w:autoSpaceDE w:val="0"/>
            <w:autoSpaceDN w:val="0"/>
            <w:adjustRightInd w:val="0"/>
            <w:spacing w:line="360" w:lineRule="auto"/>
            <w:ind w:left="0"/>
            <w:jc w:val="both"/>
          </w:pPr>
        </w:pPrChange>
      </w:pPr>
    </w:p>
    <w:p w14:paraId="05D61B98" w14:textId="77777777" w:rsidR="00827EB6" w:rsidRDefault="00827EB6">
      <w:pPr>
        <w:rPr>
          <w:ins w:id="1965" w:author="Tanish Sugnani" w:date="2017-05-16T17:12:00Z"/>
          <w:rFonts w:asciiTheme="majorBidi" w:hAnsiTheme="majorBidi" w:cstheme="majorBidi"/>
          <w:noProof/>
          <w:color w:val="000000" w:themeColor="text1"/>
          <w:sz w:val="24"/>
          <w:szCs w:val="24"/>
          <w:lang w:val="en-US"/>
        </w:rPr>
        <w:pPrChange w:id="1966" w:author="Tanish Sugnani" w:date="2017-05-16T17:12:00Z">
          <w:pPr>
            <w:pStyle w:val="ListParagraph"/>
            <w:autoSpaceDE w:val="0"/>
            <w:autoSpaceDN w:val="0"/>
            <w:adjustRightInd w:val="0"/>
            <w:spacing w:line="360" w:lineRule="auto"/>
            <w:ind w:left="0"/>
            <w:jc w:val="both"/>
          </w:pPr>
        </w:pPrChange>
      </w:pPr>
    </w:p>
    <w:p w14:paraId="01ED4B46" w14:textId="77777777" w:rsidR="00827EB6" w:rsidRDefault="00827EB6">
      <w:pPr>
        <w:rPr>
          <w:ins w:id="1967" w:author="Tanish Sugnani" w:date="2017-05-16T17:12:00Z"/>
          <w:rFonts w:asciiTheme="majorBidi" w:hAnsiTheme="majorBidi" w:cstheme="majorBidi"/>
          <w:noProof/>
          <w:color w:val="000000" w:themeColor="text1"/>
          <w:sz w:val="24"/>
          <w:szCs w:val="24"/>
          <w:lang w:val="en-US"/>
        </w:rPr>
        <w:pPrChange w:id="1968" w:author="Tanish Sugnani" w:date="2017-05-16T17:12:00Z">
          <w:pPr>
            <w:pStyle w:val="ListParagraph"/>
            <w:autoSpaceDE w:val="0"/>
            <w:autoSpaceDN w:val="0"/>
            <w:adjustRightInd w:val="0"/>
            <w:spacing w:line="360" w:lineRule="auto"/>
            <w:ind w:left="0"/>
            <w:jc w:val="both"/>
          </w:pPr>
        </w:pPrChange>
      </w:pPr>
    </w:p>
    <w:p w14:paraId="076D60A0" w14:textId="77777777" w:rsidR="00827EB6" w:rsidRDefault="00827EB6">
      <w:pPr>
        <w:rPr>
          <w:ins w:id="1969" w:author="Tanish Sugnani" w:date="2017-05-16T17:12:00Z"/>
          <w:rFonts w:asciiTheme="majorBidi" w:hAnsiTheme="majorBidi" w:cstheme="majorBidi"/>
          <w:noProof/>
          <w:color w:val="000000" w:themeColor="text1"/>
          <w:sz w:val="24"/>
          <w:szCs w:val="24"/>
          <w:lang w:val="en-US"/>
        </w:rPr>
        <w:pPrChange w:id="1970" w:author="Tanish Sugnani" w:date="2017-05-16T17:12:00Z">
          <w:pPr>
            <w:pStyle w:val="ListParagraph"/>
            <w:autoSpaceDE w:val="0"/>
            <w:autoSpaceDN w:val="0"/>
            <w:adjustRightInd w:val="0"/>
            <w:spacing w:line="360" w:lineRule="auto"/>
            <w:ind w:left="0"/>
            <w:jc w:val="both"/>
          </w:pPr>
        </w:pPrChange>
      </w:pPr>
    </w:p>
    <w:p w14:paraId="0A208357" w14:textId="77777777" w:rsidR="00827EB6" w:rsidRDefault="00827EB6">
      <w:pPr>
        <w:rPr>
          <w:ins w:id="1971" w:author="Tanish Sugnani" w:date="2017-05-16T17:13:00Z"/>
          <w:rFonts w:asciiTheme="majorBidi" w:hAnsiTheme="majorBidi" w:cstheme="majorBidi"/>
          <w:noProof/>
          <w:color w:val="000000" w:themeColor="text1"/>
          <w:sz w:val="24"/>
          <w:szCs w:val="24"/>
          <w:lang w:val="en-US"/>
        </w:rPr>
        <w:pPrChange w:id="1972" w:author="Tanish Sugnani" w:date="2017-05-16T17:12:00Z">
          <w:pPr>
            <w:pStyle w:val="ListParagraph"/>
            <w:autoSpaceDE w:val="0"/>
            <w:autoSpaceDN w:val="0"/>
            <w:adjustRightInd w:val="0"/>
            <w:spacing w:line="360" w:lineRule="auto"/>
            <w:ind w:left="0"/>
            <w:jc w:val="both"/>
          </w:pPr>
        </w:pPrChange>
      </w:pPr>
    </w:p>
    <w:p w14:paraId="1C5B6755" w14:textId="77777777" w:rsidR="00827EB6" w:rsidRDefault="00827EB6">
      <w:pPr>
        <w:rPr>
          <w:ins w:id="1973" w:author="Tanish Sugnani" w:date="2017-05-16T17:13:00Z"/>
          <w:rFonts w:asciiTheme="majorBidi" w:hAnsiTheme="majorBidi" w:cstheme="majorBidi"/>
          <w:noProof/>
          <w:color w:val="000000" w:themeColor="text1"/>
          <w:sz w:val="24"/>
          <w:szCs w:val="24"/>
          <w:lang w:val="en-US"/>
        </w:rPr>
        <w:pPrChange w:id="1974" w:author="Tanish Sugnani" w:date="2017-05-16T17:12:00Z">
          <w:pPr>
            <w:pStyle w:val="ListParagraph"/>
            <w:autoSpaceDE w:val="0"/>
            <w:autoSpaceDN w:val="0"/>
            <w:adjustRightInd w:val="0"/>
            <w:spacing w:line="360" w:lineRule="auto"/>
            <w:ind w:left="0"/>
            <w:jc w:val="both"/>
          </w:pPr>
        </w:pPrChange>
      </w:pPr>
    </w:p>
    <w:p w14:paraId="7997DE14" w14:textId="77777777" w:rsidR="00827EB6" w:rsidRDefault="00827EB6">
      <w:pPr>
        <w:rPr>
          <w:ins w:id="1975" w:author="Tanish Sugnani" w:date="2017-05-16T17:13:00Z"/>
          <w:rFonts w:asciiTheme="majorBidi" w:hAnsiTheme="majorBidi" w:cstheme="majorBidi"/>
          <w:noProof/>
          <w:color w:val="000000" w:themeColor="text1"/>
          <w:sz w:val="24"/>
          <w:szCs w:val="24"/>
          <w:lang w:val="en-US"/>
        </w:rPr>
        <w:pPrChange w:id="1976" w:author="Tanish Sugnani" w:date="2017-05-16T17:12:00Z">
          <w:pPr>
            <w:pStyle w:val="ListParagraph"/>
            <w:autoSpaceDE w:val="0"/>
            <w:autoSpaceDN w:val="0"/>
            <w:adjustRightInd w:val="0"/>
            <w:spacing w:line="360" w:lineRule="auto"/>
            <w:ind w:left="0"/>
            <w:jc w:val="both"/>
          </w:pPr>
        </w:pPrChange>
      </w:pPr>
    </w:p>
    <w:p w14:paraId="522F9309" w14:textId="77777777" w:rsidR="00827EB6" w:rsidRDefault="00827EB6">
      <w:pPr>
        <w:rPr>
          <w:ins w:id="1977" w:author="Tanish Sugnani" w:date="2017-05-16T17:13:00Z"/>
          <w:rFonts w:asciiTheme="majorBidi" w:hAnsiTheme="majorBidi" w:cstheme="majorBidi"/>
          <w:noProof/>
          <w:color w:val="000000" w:themeColor="text1"/>
          <w:sz w:val="24"/>
          <w:szCs w:val="24"/>
          <w:lang w:val="en-US"/>
        </w:rPr>
        <w:pPrChange w:id="1978" w:author="Tanish Sugnani" w:date="2017-05-16T17:12:00Z">
          <w:pPr>
            <w:pStyle w:val="ListParagraph"/>
            <w:autoSpaceDE w:val="0"/>
            <w:autoSpaceDN w:val="0"/>
            <w:adjustRightInd w:val="0"/>
            <w:spacing w:line="360" w:lineRule="auto"/>
            <w:ind w:left="0"/>
            <w:jc w:val="both"/>
          </w:pPr>
        </w:pPrChange>
      </w:pPr>
    </w:p>
    <w:p w14:paraId="06289E29" w14:textId="77777777" w:rsidR="00827EB6" w:rsidRDefault="00827EB6">
      <w:pPr>
        <w:rPr>
          <w:ins w:id="1979" w:author="Tanish Sugnani" w:date="2017-05-16T17:13:00Z"/>
          <w:rFonts w:asciiTheme="majorBidi" w:hAnsiTheme="majorBidi" w:cstheme="majorBidi"/>
          <w:noProof/>
          <w:color w:val="000000" w:themeColor="text1"/>
          <w:sz w:val="24"/>
          <w:szCs w:val="24"/>
          <w:lang w:val="en-US"/>
        </w:rPr>
        <w:pPrChange w:id="1980" w:author="Tanish Sugnani" w:date="2017-05-16T17:12:00Z">
          <w:pPr>
            <w:pStyle w:val="ListParagraph"/>
            <w:autoSpaceDE w:val="0"/>
            <w:autoSpaceDN w:val="0"/>
            <w:adjustRightInd w:val="0"/>
            <w:spacing w:line="360" w:lineRule="auto"/>
            <w:ind w:left="0"/>
            <w:jc w:val="both"/>
          </w:pPr>
        </w:pPrChange>
      </w:pPr>
    </w:p>
    <w:p w14:paraId="5F482EDC" w14:textId="77777777" w:rsidR="00827EB6" w:rsidRDefault="00827EB6">
      <w:pPr>
        <w:rPr>
          <w:ins w:id="1981" w:author="Tanish Sugnani" w:date="2017-05-16T17:13:00Z"/>
          <w:rFonts w:asciiTheme="majorBidi" w:hAnsiTheme="majorBidi" w:cstheme="majorBidi"/>
          <w:noProof/>
          <w:color w:val="000000" w:themeColor="text1"/>
          <w:sz w:val="24"/>
          <w:szCs w:val="24"/>
          <w:lang w:val="en-US"/>
        </w:rPr>
        <w:pPrChange w:id="1982" w:author="Tanish Sugnani" w:date="2017-05-16T17:12:00Z">
          <w:pPr>
            <w:pStyle w:val="ListParagraph"/>
            <w:autoSpaceDE w:val="0"/>
            <w:autoSpaceDN w:val="0"/>
            <w:adjustRightInd w:val="0"/>
            <w:spacing w:line="360" w:lineRule="auto"/>
            <w:ind w:left="0"/>
            <w:jc w:val="both"/>
          </w:pPr>
        </w:pPrChange>
      </w:pPr>
    </w:p>
    <w:p w14:paraId="6F3A8EF4" w14:textId="77777777" w:rsidR="00827EB6" w:rsidRDefault="00827EB6">
      <w:pPr>
        <w:rPr>
          <w:ins w:id="1983" w:author="Tanish Sugnani" w:date="2017-05-16T17:13:00Z"/>
          <w:rFonts w:asciiTheme="majorBidi" w:hAnsiTheme="majorBidi" w:cstheme="majorBidi"/>
          <w:noProof/>
          <w:color w:val="000000" w:themeColor="text1"/>
          <w:sz w:val="24"/>
          <w:szCs w:val="24"/>
          <w:lang w:val="en-US"/>
        </w:rPr>
        <w:pPrChange w:id="1984" w:author="Tanish Sugnani" w:date="2017-05-16T17:12:00Z">
          <w:pPr>
            <w:pStyle w:val="ListParagraph"/>
            <w:autoSpaceDE w:val="0"/>
            <w:autoSpaceDN w:val="0"/>
            <w:adjustRightInd w:val="0"/>
            <w:spacing w:line="360" w:lineRule="auto"/>
            <w:ind w:left="0"/>
            <w:jc w:val="both"/>
          </w:pPr>
        </w:pPrChange>
      </w:pPr>
    </w:p>
    <w:p w14:paraId="348B0919" w14:textId="77777777" w:rsidR="00827EB6" w:rsidRDefault="00827EB6">
      <w:pPr>
        <w:rPr>
          <w:ins w:id="1985" w:author="Tanish Sugnani" w:date="2017-05-16T17:12:00Z"/>
          <w:rFonts w:asciiTheme="majorBidi" w:hAnsiTheme="majorBidi" w:cstheme="majorBidi"/>
          <w:noProof/>
          <w:color w:val="000000" w:themeColor="text1"/>
          <w:sz w:val="24"/>
          <w:szCs w:val="24"/>
          <w:lang w:val="en-US"/>
        </w:rPr>
        <w:pPrChange w:id="1986" w:author="Tanish Sugnani" w:date="2017-05-16T17:12:00Z">
          <w:pPr>
            <w:pStyle w:val="ListParagraph"/>
            <w:autoSpaceDE w:val="0"/>
            <w:autoSpaceDN w:val="0"/>
            <w:adjustRightInd w:val="0"/>
            <w:spacing w:line="360" w:lineRule="auto"/>
            <w:ind w:left="0"/>
            <w:jc w:val="both"/>
          </w:pPr>
        </w:pPrChange>
      </w:pPr>
    </w:p>
    <w:p w14:paraId="0E0C092F" w14:textId="77777777" w:rsidR="00E50829" w:rsidRPr="00AA5744" w:rsidRDefault="00E50829">
      <w:pPr>
        <w:rPr>
          <w:rFonts w:asciiTheme="majorBidi" w:hAnsiTheme="majorBidi" w:cstheme="majorBidi"/>
          <w:noProof/>
          <w:color w:val="000000" w:themeColor="text1"/>
          <w:sz w:val="24"/>
          <w:szCs w:val="24"/>
          <w:lang w:val="en-US"/>
        </w:rPr>
        <w:pPrChange w:id="1987" w:author="Tanish Sugnani" w:date="2017-05-16T17:12:00Z">
          <w:pPr>
            <w:pStyle w:val="ListParagraph"/>
            <w:autoSpaceDE w:val="0"/>
            <w:autoSpaceDN w:val="0"/>
            <w:adjustRightInd w:val="0"/>
            <w:spacing w:line="360" w:lineRule="auto"/>
            <w:ind w:left="0"/>
            <w:jc w:val="both"/>
          </w:pPr>
        </w:pPrChange>
      </w:pPr>
    </w:p>
    <w:p w14:paraId="7EC904AC" w14:textId="4E6DE1F0" w:rsidR="00A92AA3" w:rsidRPr="0029142D" w:rsidRDefault="000678B6" w:rsidP="00A92AA3">
      <w:pPr>
        <w:jc w:val="center"/>
        <w:rPr>
          <w:rFonts w:ascii="Times New Roman" w:hAnsi="Times New Roman" w:cs="Times New Roman"/>
          <w:b/>
          <w:bCs/>
          <w:sz w:val="36"/>
          <w:szCs w:val="36"/>
        </w:rPr>
      </w:pPr>
      <w:del w:id="1988" w:author="Tanish Sugnani" w:date="2017-05-16T17:14:00Z">
        <w:r w:rsidDel="00827EB6">
          <w:rPr>
            <w:rFonts w:ascii="Times New Roman" w:hAnsi="Times New Roman" w:cs="Times New Roman"/>
            <w:b/>
            <w:bCs/>
            <w:sz w:val="36"/>
            <w:szCs w:val="36"/>
          </w:rPr>
          <w:delText>7</w:delText>
        </w:r>
      </w:del>
      <w:del w:id="1989" w:author="Tanish Sugnani" w:date="2017-05-16T17:15:00Z">
        <w:r w:rsidR="00A92AA3" w:rsidRPr="0029142D" w:rsidDel="00827EB6">
          <w:rPr>
            <w:rFonts w:ascii="Times New Roman" w:hAnsi="Times New Roman" w:cs="Times New Roman"/>
            <w:b/>
            <w:bCs/>
            <w:sz w:val="36"/>
            <w:szCs w:val="36"/>
          </w:rPr>
          <w:delText>.</w:delText>
        </w:r>
      </w:del>
      <w:del w:id="1990" w:author="Tanish Sugnani" w:date="2017-05-21T03:02:00Z">
        <w:r w:rsidR="00A92AA3" w:rsidRPr="0029142D" w:rsidDel="00664178">
          <w:rPr>
            <w:rFonts w:ascii="Times New Roman" w:hAnsi="Times New Roman" w:cs="Times New Roman"/>
            <w:b/>
            <w:bCs/>
            <w:sz w:val="36"/>
            <w:szCs w:val="36"/>
          </w:rPr>
          <w:delText xml:space="preserve"> </w:delText>
        </w:r>
      </w:del>
      <w:r w:rsidR="00A92AA3" w:rsidRPr="0029142D">
        <w:rPr>
          <w:rFonts w:ascii="Times New Roman" w:hAnsi="Times New Roman" w:cs="Times New Roman"/>
          <w:b/>
          <w:bCs/>
          <w:sz w:val="36"/>
          <w:szCs w:val="36"/>
        </w:rPr>
        <w:t>APPENDIX</w:t>
      </w:r>
    </w:p>
    <w:p w14:paraId="00C527F5" w14:textId="77777777" w:rsidR="00A92AA3" w:rsidRPr="00A92AA3" w:rsidRDefault="00A92AA3" w:rsidP="00A92AA3">
      <w:pPr>
        <w:rPr>
          <w:rFonts w:ascii="Times New Roman" w:hAnsi="Times New Roman" w:cs="Times New Roman"/>
          <w:b/>
          <w:bCs/>
          <w:sz w:val="28"/>
          <w:szCs w:val="28"/>
        </w:rPr>
      </w:pPr>
    </w:p>
    <w:p w14:paraId="269AA405" w14:textId="5062CF7C" w:rsidR="00800007" w:rsidRDefault="000678B6" w:rsidP="00A92AA3">
      <w:pPr>
        <w:rPr>
          <w:rFonts w:asciiTheme="majorBidi" w:hAnsiTheme="majorBidi" w:cstheme="majorBidi"/>
          <w:b/>
          <w:bCs/>
          <w:sz w:val="32"/>
          <w:szCs w:val="32"/>
        </w:rPr>
      </w:pPr>
      <w:del w:id="1991" w:author="Tanish Sugnani" w:date="2017-05-16T17:14:00Z">
        <w:r w:rsidDel="00827EB6">
          <w:rPr>
            <w:rFonts w:asciiTheme="majorBidi" w:hAnsiTheme="majorBidi" w:cstheme="majorBidi"/>
            <w:b/>
            <w:bCs/>
            <w:sz w:val="32"/>
            <w:szCs w:val="32"/>
          </w:rPr>
          <w:delText>7</w:delText>
        </w:r>
      </w:del>
      <w:del w:id="1992" w:author="Tanish Sugnani" w:date="2017-05-21T03:02:00Z">
        <w:r w:rsidR="00800007" w:rsidDel="00664178">
          <w:rPr>
            <w:rFonts w:asciiTheme="majorBidi" w:hAnsiTheme="majorBidi" w:cstheme="majorBidi"/>
            <w:b/>
            <w:bCs/>
            <w:sz w:val="32"/>
            <w:szCs w:val="32"/>
          </w:rPr>
          <w:delText xml:space="preserve">.1 </w:delText>
        </w:r>
      </w:del>
      <w:r w:rsidR="00800007">
        <w:rPr>
          <w:rFonts w:asciiTheme="majorBidi" w:hAnsiTheme="majorBidi" w:cstheme="majorBidi"/>
          <w:b/>
          <w:bCs/>
          <w:sz w:val="32"/>
          <w:szCs w:val="32"/>
        </w:rPr>
        <w:t>Source C</w:t>
      </w:r>
      <w:r w:rsidR="00800007" w:rsidRPr="00800007">
        <w:rPr>
          <w:rFonts w:asciiTheme="majorBidi" w:hAnsiTheme="majorBidi" w:cstheme="majorBidi"/>
          <w:b/>
          <w:bCs/>
          <w:sz w:val="32"/>
          <w:szCs w:val="32"/>
        </w:rPr>
        <w:t>ode</w:t>
      </w:r>
      <w:r w:rsidR="00800007">
        <w:rPr>
          <w:rFonts w:asciiTheme="majorBidi" w:hAnsiTheme="majorBidi" w:cstheme="majorBidi"/>
          <w:b/>
          <w:bCs/>
          <w:sz w:val="32"/>
          <w:szCs w:val="32"/>
        </w:rPr>
        <w:t>:</w:t>
      </w:r>
    </w:p>
    <w:p w14:paraId="15930845" w14:textId="77777777" w:rsidR="00AA5744" w:rsidRDefault="00AA5744" w:rsidP="00A92AA3">
      <w:pPr>
        <w:rPr>
          <w:rFonts w:asciiTheme="majorBidi" w:hAnsiTheme="majorBidi" w:cstheme="majorBidi"/>
          <w:b/>
          <w:bCs/>
          <w:sz w:val="32"/>
          <w:szCs w:val="32"/>
        </w:rPr>
      </w:pPr>
    </w:p>
    <w:p w14:paraId="44B103BD" w14:textId="28045BC2" w:rsidR="00007284" w:rsidRPr="00AA5744" w:rsidRDefault="00AA5744" w:rsidP="00007284">
      <w:pPr>
        <w:spacing w:line="360" w:lineRule="auto"/>
        <w:rPr>
          <w:rFonts w:ascii="Times New Roman" w:hAnsi="Times New Roman" w:cs="Times New Roman"/>
          <w:b/>
          <w:sz w:val="24"/>
          <w:szCs w:val="24"/>
        </w:rPr>
      </w:pPr>
      <w:del w:id="1993" w:author="Tanish Sugnani" w:date="2017-05-16T13:32:00Z">
        <w:r w:rsidDel="009F796F">
          <w:rPr>
            <w:rFonts w:ascii="Times New Roman" w:hAnsi="Times New Roman" w:cs="Times New Roman"/>
            <w:b/>
            <w:sz w:val="24"/>
            <w:szCs w:val="24"/>
          </w:rPr>
          <w:delText>PCNN(</w:delText>
        </w:r>
      </w:del>
      <w:r>
        <w:rPr>
          <w:rFonts w:ascii="Times New Roman" w:hAnsi="Times New Roman" w:cs="Times New Roman"/>
          <w:b/>
          <w:sz w:val="24"/>
          <w:szCs w:val="24"/>
        </w:rPr>
        <w:t>Pulse-Coupled Neural Network</w:t>
      </w:r>
      <w:ins w:id="1994" w:author="Tanish Sugnani" w:date="2017-05-16T13:32:00Z">
        <w:r w:rsidR="009F796F">
          <w:rPr>
            <w:rFonts w:ascii="Times New Roman" w:hAnsi="Times New Roman" w:cs="Times New Roman"/>
            <w:b/>
            <w:sz w:val="24"/>
            <w:szCs w:val="24"/>
          </w:rPr>
          <w:t xml:space="preserve"> (PCNN)</w:t>
        </w:r>
      </w:ins>
      <w:del w:id="1995" w:author="Tanish Sugnani" w:date="2017-05-16T13:32:00Z">
        <w:r w:rsidDel="009F796F">
          <w:rPr>
            <w:rFonts w:ascii="Times New Roman" w:hAnsi="Times New Roman" w:cs="Times New Roman"/>
            <w:b/>
            <w:sz w:val="24"/>
            <w:szCs w:val="24"/>
          </w:rPr>
          <w:delText>)</w:delText>
        </w:r>
      </w:del>
      <w:r>
        <w:rPr>
          <w:rFonts w:ascii="Times New Roman" w:hAnsi="Times New Roman" w:cs="Times New Roman"/>
          <w:b/>
          <w:sz w:val="24"/>
          <w:szCs w:val="24"/>
        </w:rPr>
        <w:t xml:space="preserve"> Source Code</w:t>
      </w:r>
    </w:p>
    <w:p w14:paraId="55E9427D" w14:textId="77777777" w:rsidR="00007284" w:rsidRPr="00007284" w:rsidRDefault="00007284" w:rsidP="00007284">
      <w:pPr>
        <w:spacing w:line="360" w:lineRule="auto"/>
        <w:rPr>
          <w:rFonts w:ascii="Times New Roman" w:hAnsi="Times New Roman" w:cs="Times New Roman"/>
          <w:sz w:val="24"/>
          <w:szCs w:val="24"/>
        </w:rPr>
      </w:pPr>
    </w:p>
    <w:p w14:paraId="70A888E1"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BETA=0.5;     % note BETA1=BETA2; SO WE USE BETA FOR CONVENIENCE</w:t>
      </w:r>
    </w:p>
    <w:p w14:paraId="0C9806EB"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M=[0.707,1,0.707;1,0,1;0.707,1,0.707];</w:t>
      </w:r>
    </w:p>
    <w:p w14:paraId="3F4E1D7E"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DELTA=1;</w:t>
      </w:r>
    </w:p>
    <w:p w14:paraId="32CE467D"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ALPHAT=0.012;</w:t>
      </w:r>
    </w:p>
    <w:p w14:paraId="2E72E97A"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VT=4000;         </w:t>
      </w:r>
    </w:p>
    <w:p w14:paraId="0973AC6A" w14:textId="77777777" w:rsidR="00007284" w:rsidRPr="00007284" w:rsidRDefault="00007284" w:rsidP="00007284">
      <w:pPr>
        <w:spacing w:line="360" w:lineRule="auto"/>
        <w:rPr>
          <w:rFonts w:ascii="Times New Roman" w:hAnsi="Times New Roman" w:cs="Times New Roman"/>
          <w:sz w:val="24"/>
          <w:szCs w:val="24"/>
        </w:rPr>
      </w:pPr>
    </w:p>
    <w:p w14:paraId="35AA0FBD"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img1WT=conv2(img1,M,'same');</w:t>
      </w:r>
    </w:p>
    <w:p w14:paraId="582A8619"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img2WT=conv2(img2,M,'same');</w:t>
      </w:r>
    </w:p>
    <w:p w14:paraId="72674F03"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SUMPIXEL=ROW*COL; %Total number of pixels</w:t>
      </w:r>
    </w:p>
    <w:p w14:paraId="004F0F71"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JUDFIR=zeros(ROW,COL); % JUDFIR IS USED TO JUDGE WHETHER THE NEURON(I,J) IS FIRED</w:t>
      </w:r>
    </w:p>
    <w:p w14:paraId="74102482"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w:t>
      </w:r>
    </w:p>
    <w:p w14:paraId="2A5593DA"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THR=500*ones(ROW,COL);   </w:t>
      </w:r>
    </w:p>
    <w:p w14:paraId="3015E764"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FI=zeros(ROW,COL);</w:t>
      </w:r>
    </w:p>
    <w:p w14:paraId="535AAEF5" w14:textId="77777777" w:rsidR="00007284" w:rsidRPr="00007284" w:rsidRDefault="00007284" w:rsidP="00007284">
      <w:pPr>
        <w:spacing w:line="360" w:lineRule="auto"/>
        <w:rPr>
          <w:rFonts w:ascii="Times New Roman" w:hAnsi="Times New Roman" w:cs="Times New Roman"/>
          <w:sz w:val="24"/>
          <w:szCs w:val="24"/>
        </w:rPr>
      </w:pPr>
    </w:p>
    <w:p w14:paraId="58F6DFB8" w14:textId="77777777" w:rsidR="00007284" w:rsidRPr="00007284" w:rsidRDefault="00007284" w:rsidP="00007284">
      <w:pPr>
        <w:spacing w:line="360" w:lineRule="auto"/>
        <w:rPr>
          <w:rFonts w:ascii="Times New Roman" w:hAnsi="Times New Roman" w:cs="Times New Roman"/>
          <w:sz w:val="24"/>
          <w:szCs w:val="24"/>
        </w:rPr>
      </w:pPr>
    </w:p>
    <w:p w14:paraId="11F17335"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lastRenderedPageBreak/>
        <w:t>for(itime=1:10)</w:t>
      </w:r>
    </w:p>
    <w:p w14:paraId="76DD782A"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for(i=1:ROW)</w:t>
      </w:r>
    </w:p>
    <w:p w14:paraId="2957E124"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for(j=1:COL)</w:t>
      </w:r>
    </w:p>
    <w:p w14:paraId="2B64DB8D"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if(JUDFIR(i,j)~=1)   % THE NEURON SHOULD NOT BE FIRED YET.</w:t>
      </w:r>
    </w:p>
    <w:p w14:paraId="57476FE9"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w:t>
      </w:r>
    </w:p>
    <w:p w14:paraId="6A9D269E"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HA=img1WT(i,j)+img1(i,j);</w:t>
      </w:r>
    </w:p>
    <w:p w14:paraId="29DF6799"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HB=img2WT(i,j)+img2(i,j);</w:t>
      </w:r>
    </w:p>
    <w:p w14:paraId="7A961725"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FI(i,j)=(1+BETA*HA)*(1+BETA*HB)+DELTA;</w:t>
      </w:r>
    </w:p>
    <w:p w14:paraId="6B02D9FB"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w:t>
      </w:r>
    </w:p>
    <w:p w14:paraId="67714F9E"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if (FI(i,j)&gt;THR(i,j))</w:t>
      </w:r>
    </w:p>
    <w:p w14:paraId="01084DB9"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JUDFIR(i,j)=1;</w:t>
      </w:r>
    </w:p>
    <w:p w14:paraId="369A6635"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else             </w:t>
      </w:r>
    </w:p>
    <w:p w14:paraId="5C4FDB57"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THR(i,j)=THR(i,j)*exp(-ALPHAT);</w:t>
      </w:r>
    </w:p>
    <w:p w14:paraId="7E9E86F9"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end</w:t>
      </w:r>
    </w:p>
    <w:p w14:paraId="22ACEDA7"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end   %%% end of JUDFIR</w:t>
      </w:r>
    </w:p>
    <w:p w14:paraId="5F25E86C" w14:textId="77777777" w:rsidR="00007284" w:rsidRPr="00007284" w:rsidRDefault="00007284" w:rsidP="00007284">
      <w:pPr>
        <w:spacing w:line="360" w:lineRule="auto"/>
        <w:rPr>
          <w:rFonts w:ascii="Times New Roman" w:hAnsi="Times New Roman" w:cs="Times New Roman"/>
          <w:sz w:val="24"/>
          <w:szCs w:val="24"/>
        </w:rPr>
      </w:pPr>
    </w:p>
    <w:p w14:paraId="4C525F62"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end % end j</w:t>
      </w:r>
    </w:p>
    <w:p w14:paraId="0F221EE0"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end     % end i</w:t>
      </w:r>
    </w:p>
    <w:p w14:paraId="2B073CE9"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if(sum(sum(JUDFIR))==SUMPIXEL)</w:t>
      </w:r>
    </w:p>
    <w:p w14:paraId="4FB87FB3"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fprintf(1,'fused successfully');</w:t>
      </w:r>
    </w:p>
    <w:p w14:paraId="7407D3AF"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break </w:t>
      </w:r>
    </w:p>
    <w:p w14:paraId="6B50E2B9"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end     </w:t>
      </w:r>
    </w:p>
    <w:p w14:paraId="1916C0AE"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lastRenderedPageBreak/>
        <w:t>end    % end itime</w:t>
      </w:r>
    </w:p>
    <w:p w14:paraId="18EA953A" w14:textId="77777777" w:rsidR="00007284" w:rsidRPr="00007284" w:rsidRDefault="00007284" w:rsidP="00007284">
      <w:pPr>
        <w:spacing w:line="360" w:lineRule="auto"/>
        <w:rPr>
          <w:rFonts w:ascii="Times New Roman" w:hAnsi="Times New Roman" w:cs="Times New Roman"/>
          <w:sz w:val="24"/>
          <w:szCs w:val="24"/>
        </w:rPr>
      </w:pPr>
    </w:p>
    <w:p w14:paraId="7A6B8684"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FI=FI/max(max(FI))*255;</w:t>
      </w:r>
    </w:p>
    <w:p w14:paraId="0A147BDB"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figure;</w:t>
      </w:r>
    </w:p>
    <w:p w14:paraId="4EE02473"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imshow(uint8(FI));</w:t>
      </w:r>
    </w:p>
    <w:p w14:paraId="07E329D8" w14:textId="77777777" w:rsidR="00007284" w:rsidRPr="00007284" w:rsidRDefault="00007284" w:rsidP="00007284">
      <w:pPr>
        <w:spacing w:line="360" w:lineRule="auto"/>
        <w:rPr>
          <w:rFonts w:ascii="Times New Roman" w:hAnsi="Times New Roman" w:cs="Times New Roman"/>
          <w:sz w:val="24"/>
          <w:szCs w:val="24"/>
        </w:rPr>
      </w:pPr>
    </w:p>
    <w:p w14:paraId="30C903AF" w14:textId="77777777" w:rsidR="00007284" w:rsidRPr="00007284" w:rsidRDefault="00007284" w:rsidP="00007284">
      <w:pPr>
        <w:spacing w:line="360" w:lineRule="auto"/>
        <w:rPr>
          <w:rFonts w:ascii="Times New Roman" w:hAnsi="Times New Roman" w:cs="Times New Roman"/>
          <w:sz w:val="24"/>
          <w:szCs w:val="24"/>
        </w:rPr>
      </w:pPr>
    </w:p>
    <w:p w14:paraId="2A9F1D9A" w14:textId="2F34EAA5" w:rsidR="00007284" w:rsidRPr="00AA5744" w:rsidRDefault="00AA5744" w:rsidP="00007284">
      <w:pPr>
        <w:spacing w:line="360" w:lineRule="auto"/>
        <w:rPr>
          <w:rFonts w:ascii="Times New Roman" w:hAnsi="Times New Roman" w:cs="Times New Roman"/>
          <w:b/>
          <w:sz w:val="24"/>
          <w:szCs w:val="24"/>
        </w:rPr>
      </w:pPr>
      <w:r>
        <w:rPr>
          <w:rFonts w:ascii="Times New Roman" w:hAnsi="Times New Roman" w:cs="Times New Roman"/>
          <w:b/>
          <w:sz w:val="24"/>
          <w:szCs w:val="24"/>
        </w:rPr>
        <w:t>Stati</w:t>
      </w:r>
      <w:ins w:id="1996" w:author="Tanish Sugnani" w:date="2017-05-16T13:32:00Z">
        <w:r w:rsidR="009F796F">
          <w:rPr>
            <w:rFonts w:ascii="Times New Roman" w:hAnsi="Times New Roman" w:cs="Times New Roman"/>
            <w:b/>
            <w:sz w:val="24"/>
            <w:szCs w:val="24"/>
          </w:rPr>
          <w:t>onary</w:t>
        </w:r>
      </w:ins>
      <w:del w:id="1997" w:author="Tanish Sugnani" w:date="2017-05-16T13:32:00Z">
        <w:r w:rsidDel="009F796F">
          <w:rPr>
            <w:rFonts w:ascii="Times New Roman" w:hAnsi="Times New Roman" w:cs="Times New Roman"/>
            <w:b/>
            <w:sz w:val="24"/>
            <w:szCs w:val="24"/>
          </w:rPr>
          <w:delText>c</w:delText>
        </w:r>
      </w:del>
      <w:r>
        <w:rPr>
          <w:rFonts w:ascii="Times New Roman" w:hAnsi="Times New Roman" w:cs="Times New Roman"/>
          <w:b/>
          <w:sz w:val="24"/>
          <w:szCs w:val="24"/>
        </w:rPr>
        <w:t xml:space="preserve"> Wavelet Transform</w:t>
      </w:r>
      <w:ins w:id="1998" w:author="Tanish Sugnani" w:date="2017-05-16T13:32:00Z">
        <w:r w:rsidR="009F796F">
          <w:rPr>
            <w:rFonts w:ascii="Times New Roman" w:hAnsi="Times New Roman" w:cs="Times New Roman"/>
            <w:b/>
            <w:sz w:val="24"/>
            <w:szCs w:val="24"/>
          </w:rPr>
          <w:t xml:space="preserve"> </w:t>
        </w:r>
      </w:ins>
      <w:r>
        <w:rPr>
          <w:rFonts w:ascii="Times New Roman" w:hAnsi="Times New Roman" w:cs="Times New Roman"/>
          <w:b/>
          <w:sz w:val="24"/>
          <w:szCs w:val="24"/>
        </w:rPr>
        <w:t>(SWT) Source Code</w:t>
      </w:r>
    </w:p>
    <w:p w14:paraId="353F6C4C" w14:textId="77777777" w:rsidR="00007284" w:rsidRPr="00007284" w:rsidRDefault="00007284" w:rsidP="00007284">
      <w:pPr>
        <w:spacing w:line="360" w:lineRule="auto"/>
        <w:rPr>
          <w:rFonts w:ascii="Times New Roman" w:hAnsi="Times New Roman" w:cs="Times New Roman"/>
          <w:sz w:val="24"/>
          <w:szCs w:val="24"/>
        </w:rPr>
      </w:pPr>
    </w:p>
    <w:p w14:paraId="5D2A60CC"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%function[] = SWTFIuse1L_demo()</w:t>
      </w:r>
    </w:p>
    <w:p w14:paraId="3DD04CFF"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Image fusion by (one level)discrete stationary wavelet transform  </w:t>
      </w:r>
    </w:p>
    <w:p w14:paraId="7B26B923" w14:textId="77777777" w:rsidR="00007284" w:rsidRPr="00007284" w:rsidRDefault="00007284" w:rsidP="00007284">
      <w:pPr>
        <w:spacing w:line="360" w:lineRule="auto"/>
        <w:rPr>
          <w:rFonts w:ascii="Times New Roman" w:hAnsi="Times New Roman" w:cs="Times New Roman"/>
          <w:sz w:val="24"/>
          <w:szCs w:val="24"/>
        </w:rPr>
      </w:pPr>
    </w:p>
    <w:p w14:paraId="17996024" w14:textId="77777777" w:rsidR="00007284" w:rsidRPr="00007284" w:rsidRDefault="00007284" w:rsidP="00007284">
      <w:pPr>
        <w:spacing w:line="360" w:lineRule="auto"/>
        <w:rPr>
          <w:rFonts w:ascii="Times New Roman" w:hAnsi="Times New Roman" w:cs="Times New Roman"/>
          <w:sz w:val="24"/>
          <w:szCs w:val="24"/>
        </w:rPr>
      </w:pPr>
    </w:p>
    <w:p w14:paraId="7209F242"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close all;</w:t>
      </w:r>
    </w:p>
    <w:p w14:paraId="029FBC20" w14:textId="77777777" w:rsidR="00007284" w:rsidRPr="00007284" w:rsidRDefault="00007284" w:rsidP="00007284">
      <w:pPr>
        <w:spacing w:line="360" w:lineRule="auto"/>
        <w:rPr>
          <w:rFonts w:ascii="Times New Roman" w:hAnsi="Times New Roman" w:cs="Times New Roman"/>
          <w:sz w:val="24"/>
          <w:szCs w:val="24"/>
        </w:rPr>
      </w:pPr>
    </w:p>
    <w:p w14:paraId="4500CBB3"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clear all;</w:t>
      </w:r>
    </w:p>
    <w:p w14:paraId="4A937516" w14:textId="77777777" w:rsidR="00007284" w:rsidRPr="00007284" w:rsidRDefault="00007284" w:rsidP="00007284">
      <w:pPr>
        <w:spacing w:line="360" w:lineRule="auto"/>
        <w:rPr>
          <w:rFonts w:ascii="Times New Roman" w:hAnsi="Times New Roman" w:cs="Times New Roman"/>
          <w:sz w:val="24"/>
          <w:szCs w:val="24"/>
        </w:rPr>
      </w:pPr>
    </w:p>
    <w:p w14:paraId="15FF9C6B"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home;</w:t>
      </w:r>
    </w:p>
    <w:p w14:paraId="0A207D08" w14:textId="77777777" w:rsidR="00007284" w:rsidRPr="00007284" w:rsidRDefault="00007284" w:rsidP="00007284">
      <w:pPr>
        <w:spacing w:line="360" w:lineRule="auto"/>
        <w:rPr>
          <w:rFonts w:ascii="Times New Roman" w:hAnsi="Times New Roman" w:cs="Times New Roman"/>
          <w:sz w:val="24"/>
          <w:szCs w:val="24"/>
        </w:rPr>
      </w:pPr>
    </w:p>
    <w:p w14:paraId="1B694C50" w14:textId="77777777" w:rsidR="00007284" w:rsidRPr="00007284" w:rsidRDefault="00007284" w:rsidP="00007284">
      <w:pPr>
        <w:spacing w:line="360" w:lineRule="auto"/>
        <w:rPr>
          <w:rFonts w:ascii="Times New Roman" w:hAnsi="Times New Roman" w:cs="Times New Roman"/>
          <w:sz w:val="24"/>
          <w:szCs w:val="24"/>
        </w:rPr>
      </w:pPr>
    </w:p>
    <w:p w14:paraId="31A15994"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insert images</w:t>
      </w:r>
    </w:p>
    <w:p w14:paraId="15F6454E" w14:textId="77777777" w:rsidR="00007284" w:rsidRPr="00007284" w:rsidRDefault="00007284" w:rsidP="00007284">
      <w:pPr>
        <w:spacing w:line="360" w:lineRule="auto"/>
        <w:rPr>
          <w:rFonts w:ascii="Times New Roman" w:hAnsi="Times New Roman" w:cs="Times New Roman"/>
          <w:sz w:val="24"/>
          <w:szCs w:val="24"/>
        </w:rPr>
      </w:pPr>
    </w:p>
    <w:p w14:paraId="23CD8034"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lastRenderedPageBreak/>
        <w:t>img1 = double(imread('Steamboat_Vis.jpg'));</w:t>
      </w:r>
    </w:p>
    <w:p w14:paraId="1DBC0D94" w14:textId="77777777" w:rsidR="00007284" w:rsidRPr="00007284" w:rsidRDefault="00007284" w:rsidP="00007284">
      <w:pPr>
        <w:spacing w:line="360" w:lineRule="auto"/>
        <w:rPr>
          <w:rFonts w:ascii="Times New Roman" w:hAnsi="Times New Roman" w:cs="Times New Roman"/>
          <w:sz w:val="24"/>
          <w:szCs w:val="24"/>
        </w:rPr>
      </w:pPr>
    </w:p>
    <w:p w14:paraId="5261B391"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img2 = double(imread('Steamboat_IR.jpg'));</w:t>
      </w:r>
    </w:p>
    <w:p w14:paraId="0932A27D" w14:textId="77777777" w:rsidR="00007284" w:rsidRPr="00007284" w:rsidRDefault="00007284" w:rsidP="00007284">
      <w:pPr>
        <w:spacing w:line="360" w:lineRule="auto"/>
        <w:rPr>
          <w:rFonts w:ascii="Times New Roman" w:hAnsi="Times New Roman" w:cs="Times New Roman"/>
          <w:sz w:val="24"/>
          <w:szCs w:val="24"/>
        </w:rPr>
      </w:pPr>
    </w:p>
    <w:p w14:paraId="76903C98"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figure(1);</w:t>
      </w:r>
    </w:p>
    <w:p w14:paraId="16719359" w14:textId="77777777" w:rsidR="00007284" w:rsidRPr="00007284" w:rsidRDefault="00007284" w:rsidP="00007284">
      <w:pPr>
        <w:spacing w:line="360" w:lineRule="auto"/>
        <w:rPr>
          <w:rFonts w:ascii="Times New Roman" w:hAnsi="Times New Roman" w:cs="Times New Roman"/>
          <w:sz w:val="24"/>
          <w:szCs w:val="24"/>
        </w:rPr>
      </w:pPr>
    </w:p>
    <w:p w14:paraId="1E2E8830"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subplot(121);</w:t>
      </w:r>
    </w:p>
    <w:p w14:paraId="7A2B5E85"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\imshow(img1,[]);</w:t>
      </w:r>
    </w:p>
    <w:p w14:paraId="6CD60049" w14:textId="77777777" w:rsidR="00007284" w:rsidRPr="00007284" w:rsidRDefault="00007284" w:rsidP="00007284">
      <w:pPr>
        <w:spacing w:line="360" w:lineRule="auto"/>
        <w:rPr>
          <w:rFonts w:ascii="Times New Roman" w:hAnsi="Times New Roman" w:cs="Times New Roman"/>
          <w:sz w:val="24"/>
          <w:szCs w:val="24"/>
        </w:rPr>
      </w:pPr>
    </w:p>
    <w:p w14:paraId="68D5E6FB"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subplot(122);</w:t>
      </w:r>
    </w:p>
    <w:p w14:paraId="710B0BC3"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imshow(img2,[]);</w:t>
      </w:r>
    </w:p>
    <w:p w14:paraId="4FCF3D36" w14:textId="77777777" w:rsidR="00007284" w:rsidRPr="00007284" w:rsidRDefault="00007284" w:rsidP="00007284">
      <w:pPr>
        <w:spacing w:line="360" w:lineRule="auto"/>
        <w:rPr>
          <w:rFonts w:ascii="Times New Roman" w:hAnsi="Times New Roman" w:cs="Times New Roman"/>
          <w:sz w:val="24"/>
          <w:szCs w:val="24"/>
        </w:rPr>
      </w:pPr>
    </w:p>
    <w:p w14:paraId="5C6C26BE" w14:textId="77777777" w:rsidR="00007284" w:rsidRPr="00007284" w:rsidRDefault="00007284" w:rsidP="00007284">
      <w:pPr>
        <w:spacing w:line="360" w:lineRule="auto"/>
        <w:rPr>
          <w:rFonts w:ascii="Times New Roman" w:hAnsi="Times New Roman" w:cs="Times New Roman"/>
          <w:sz w:val="24"/>
          <w:szCs w:val="24"/>
        </w:rPr>
      </w:pPr>
    </w:p>
    <w:p w14:paraId="3C1736F8"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img1=imresize(img1,[510 506]);</w:t>
      </w:r>
    </w:p>
    <w:p w14:paraId="61A489CE" w14:textId="77777777" w:rsidR="00007284" w:rsidRPr="00007284" w:rsidRDefault="00007284" w:rsidP="00007284">
      <w:pPr>
        <w:spacing w:line="360" w:lineRule="auto"/>
        <w:rPr>
          <w:rFonts w:ascii="Times New Roman" w:hAnsi="Times New Roman" w:cs="Times New Roman"/>
          <w:sz w:val="24"/>
          <w:szCs w:val="24"/>
        </w:rPr>
      </w:pPr>
    </w:p>
    <w:p w14:paraId="00478925"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img2=imresize(img2,[510 506]);</w:t>
      </w:r>
    </w:p>
    <w:p w14:paraId="5364F3BB" w14:textId="77777777" w:rsidR="00007284" w:rsidRPr="00007284" w:rsidRDefault="00007284" w:rsidP="00007284">
      <w:pPr>
        <w:spacing w:line="360" w:lineRule="auto"/>
        <w:rPr>
          <w:rFonts w:ascii="Times New Roman" w:hAnsi="Times New Roman" w:cs="Times New Roman"/>
          <w:sz w:val="24"/>
          <w:szCs w:val="24"/>
        </w:rPr>
      </w:pPr>
    </w:p>
    <w:p w14:paraId="62E73BFA" w14:textId="77777777" w:rsidR="00007284" w:rsidRPr="00007284" w:rsidRDefault="00007284" w:rsidP="00007284">
      <w:pPr>
        <w:spacing w:line="360" w:lineRule="auto"/>
        <w:rPr>
          <w:rFonts w:ascii="Times New Roman" w:hAnsi="Times New Roman" w:cs="Times New Roman"/>
          <w:sz w:val="24"/>
          <w:szCs w:val="24"/>
        </w:rPr>
      </w:pPr>
    </w:p>
    <w:p w14:paraId="5BF4D563"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image decomposition using discrete stationary wavelet transform</w:t>
      </w:r>
    </w:p>
    <w:p w14:paraId="5AAB2290" w14:textId="77777777" w:rsidR="00007284" w:rsidRPr="00007284" w:rsidRDefault="00007284" w:rsidP="00007284">
      <w:pPr>
        <w:spacing w:line="360" w:lineRule="auto"/>
        <w:rPr>
          <w:rFonts w:ascii="Times New Roman" w:hAnsi="Times New Roman" w:cs="Times New Roman"/>
          <w:sz w:val="24"/>
          <w:szCs w:val="24"/>
        </w:rPr>
      </w:pPr>
    </w:p>
    <w:p w14:paraId="7259C1DB" w14:textId="77777777" w:rsidR="00007284" w:rsidRPr="00007284" w:rsidRDefault="00007284" w:rsidP="00007284">
      <w:pPr>
        <w:spacing w:line="360" w:lineRule="auto"/>
        <w:rPr>
          <w:rFonts w:ascii="Times New Roman" w:hAnsi="Times New Roman" w:cs="Times New Roman"/>
          <w:sz w:val="24"/>
          <w:szCs w:val="24"/>
        </w:rPr>
      </w:pPr>
    </w:p>
    <w:p w14:paraId="786EDCB3"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[A1L1,H1L1,V1L1,D1L1] = swt2(img1,1,'sym2');</w:t>
      </w:r>
    </w:p>
    <w:p w14:paraId="5015BFD4" w14:textId="77777777" w:rsidR="00007284" w:rsidRPr="00007284" w:rsidRDefault="00007284" w:rsidP="00007284">
      <w:pPr>
        <w:spacing w:line="360" w:lineRule="auto"/>
        <w:rPr>
          <w:rFonts w:ascii="Times New Roman" w:hAnsi="Times New Roman" w:cs="Times New Roman"/>
          <w:sz w:val="24"/>
          <w:szCs w:val="24"/>
        </w:rPr>
      </w:pPr>
    </w:p>
    <w:p w14:paraId="6D6D0B25"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[A2L1,H2L1,V2L1,D2L1] = swt2(img2,1,'sym2');</w:t>
      </w:r>
    </w:p>
    <w:p w14:paraId="0B517033" w14:textId="77777777" w:rsidR="00007284" w:rsidRPr="00007284" w:rsidRDefault="00007284" w:rsidP="00007284">
      <w:pPr>
        <w:spacing w:line="360" w:lineRule="auto"/>
        <w:rPr>
          <w:rFonts w:ascii="Times New Roman" w:hAnsi="Times New Roman" w:cs="Times New Roman"/>
          <w:sz w:val="24"/>
          <w:szCs w:val="24"/>
        </w:rPr>
      </w:pPr>
    </w:p>
    <w:p w14:paraId="4E49FB6A" w14:textId="77777777" w:rsidR="00007284" w:rsidRPr="00007284" w:rsidRDefault="00007284" w:rsidP="00007284">
      <w:pPr>
        <w:spacing w:line="360" w:lineRule="auto"/>
        <w:rPr>
          <w:rFonts w:ascii="Times New Roman" w:hAnsi="Times New Roman" w:cs="Times New Roman"/>
          <w:sz w:val="24"/>
          <w:szCs w:val="24"/>
        </w:rPr>
      </w:pPr>
    </w:p>
    <w:p w14:paraId="073EF5C4" w14:textId="77777777" w:rsidR="00007284" w:rsidRPr="00007284" w:rsidRDefault="00007284" w:rsidP="00007284">
      <w:pPr>
        <w:spacing w:line="360" w:lineRule="auto"/>
        <w:rPr>
          <w:rFonts w:ascii="Times New Roman" w:hAnsi="Times New Roman" w:cs="Times New Roman"/>
          <w:sz w:val="24"/>
          <w:szCs w:val="24"/>
        </w:rPr>
      </w:pPr>
    </w:p>
    <w:p w14:paraId="15671508"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fusion start</w:t>
      </w:r>
    </w:p>
    <w:p w14:paraId="2E9E898E" w14:textId="77777777" w:rsidR="00007284" w:rsidRPr="00007284" w:rsidRDefault="00007284" w:rsidP="00007284">
      <w:pPr>
        <w:spacing w:line="360" w:lineRule="auto"/>
        <w:rPr>
          <w:rFonts w:ascii="Times New Roman" w:hAnsi="Times New Roman" w:cs="Times New Roman"/>
          <w:sz w:val="24"/>
          <w:szCs w:val="24"/>
        </w:rPr>
      </w:pPr>
    </w:p>
    <w:p w14:paraId="130FE887" w14:textId="77777777" w:rsidR="00007284" w:rsidRPr="00007284" w:rsidRDefault="00007284" w:rsidP="00007284">
      <w:pPr>
        <w:spacing w:line="360" w:lineRule="auto"/>
        <w:rPr>
          <w:rFonts w:ascii="Times New Roman" w:hAnsi="Times New Roman" w:cs="Times New Roman"/>
          <w:sz w:val="24"/>
          <w:szCs w:val="24"/>
        </w:rPr>
      </w:pPr>
    </w:p>
    <w:p w14:paraId="645831A5"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AfL1 = 0.5*(A1L1+A2L1);</w:t>
      </w:r>
    </w:p>
    <w:p w14:paraId="26758665" w14:textId="77777777" w:rsidR="00007284" w:rsidRPr="00007284" w:rsidRDefault="00007284" w:rsidP="00007284">
      <w:pPr>
        <w:spacing w:line="360" w:lineRule="auto"/>
        <w:rPr>
          <w:rFonts w:ascii="Times New Roman" w:hAnsi="Times New Roman" w:cs="Times New Roman"/>
          <w:sz w:val="24"/>
          <w:szCs w:val="24"/>
        </w:rPr>
      </w:pPr>
    </w:p>
    <w:p w14:paraId="05B1A969"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D = (abs(H1L1)-abs(H2L1))&gt;=0;</w:t>
      </w:r>
    </w:p>
    <w:p w14:paraId="0BBCD706" w14:textId="77777777" w:rsidR="00007284" w:rsidRPr="00007284" w:rsidRDefault="00007284" w:rsidP="00007284">
      <w:pPr>
        <w:spacing w:line="360" w:lineRule="auto"/>
        <w:rPr>
          <w:rFonts w:ascii="Times New Roman" w:hAnsi="Times New Roman" w:cs="Times New Roman"/>
          <w:sz w:val="24"/>
          <w:szCs w:val="24"/>
        </w:rPr>
      </w:pPr>
    </w:p>
    <w:p w14:paraId="6691A54B"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HfL1 = D.*H1L1 + (~D).*H2L1;</w:t>
      </w:r>
    </w:p>
    <w:p w14:paraId="7C7F1D36" w14:textId="77777777" w:rsidR="00007284" w:rsidRPr="00007284" w:rsidRDefault="00007284" w:rsidP="00007284">
      <w:pPr>
        <w:spacing w:line="360" w:lineRule="auto"/>
        <w:rPr>
          <w:rFonts w:ascii="Times New Roman" w:hAnsi="Times New Roman" w:cs="Times New Roman"/>
          <w:sz w:val="24"/>
          <w:szCs w:val="24"/>
        </w:rPr>
      </w:pPr>
    </w:p>
    <w:p w14:paraId="3390A132"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D = (abs(V1L1)-abs(V2L1))&gt;=0;</w:t>
      </w:r>
    </w:p>
    <w:p w14:paraId="4E84C950" w14:textId="77777777" w:rsidR="00007284" w:rsidRPr="00007284" w:rsidRDefault="00007284" w:rsidP="00007284">
      <w:pPr>
        <w:spacing w:line="360" w:lineRule="auto"/>
        <w:rPr>
          <w:rFonts w:ascii="Times New Roman" w:hAnsi="Times New Roman" w:cs="Times New Roman"/>
          <w:sz w:val="24"/>
          <w:szCs w:val="24"/>
        </w:rPr>
      </w:pPr>
    </w:p>
    <w:p w14:paraId="572BED35"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VfL1 = D.*V1L1 + (~D).*V2L1;</w:t>
      </w:r>
    </w:p>
    <w:p w14:paraId="4B3800B7" w14:textId="77777777" w:rsidR="00007284" w:rsidRPr="00007284" w:rsidRDefault="00007284" w:rsidP="00007284">
      <w:pPr>
        <w:spacing w:line="360" w:lineRule="auto"/>
        <w:rPr>
          <w:rFonts w:ascii="Times New Roman" w:hAnsi="Times New Roman" w:cs="Times New Roman"/>
          <w:sz w:val="24"/>
          <w:szCs w:val="24"/>
        </w:rPr>
      </w:pPr>
    </w:p>
    <w:p w14:paraId="3E804CFD"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D = (abs(D1L1)-abs(D2L1))&gt;=0;</w:t>
      </w:r>
    </w:p>
    <w:p w14:paraId="5B165DF3" w14:textId="77777777" w:rsidR="00007284" w:rsidRPr="00007284" w:rsidRDefault="00007284" w:rsidP="00007284">
      <w:pPr>
        <w:spacing w:line="360" w:lineRule="auto"/>
        <w:rPr>
          <w:rFonts w:ascii="Times New Roman" w:hAnsi="Times New Roman" w:cs="Times New Roman"/>
          <w:sz w:val="24"/>
          <w:szCs w:val="24"/>
        </w:rPr>
      </w:pPr>
    </w:p>
    <w:p w14:paraId="041F1D88"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DfL1 = D.*D1L1 + (~D).*D2L1;</w:t>
      </w:r>
    </w:p>
    <w:p w14:paraId="38BC8D40" w14:textId="77777777" w:rsidR="00007284" w:rsidRPr="00007284" w:rsidRDefault="00007284" w:rsidP="00007284">
      <w:pPr>
        <w:spacing w:line="360" w:lineRule="auto"/>
        <w:rPr>
          <w:rFonts w:ascii="Times New Roman" w:hAnsi="Times New Roman" w:cs="Times New Roman"/>
          <w:sz w:val="24"/>
          <w:szCs w:val="24"/>
        </w:rPr>
      </w:pPr>
    </w:p>
    <w:p w14:paraId="3483957C" w14:textId="77777777" w:rsidR="00007284" w:rsidRPr="00007284" w:rsidRDefault="00007284" w:rsidP="00007284">
      <w:pPr>
        <w:spacing w:line="360" w:lineRule="auto"/>
        <w:rPr>
          <w:rFonts w:ascii="Times New Roman" w:hAnsi="Times New Roman" w:cs="Times New Roman"/>
          <w:sz w:val="24"/>
          <w:szCs w:val="24"/>
        </w:rPr>
      </w:pPr>
    </w:p>
    <w:p w14:paraId="370A8998" w14:textId="77777777" w:rsidR="00007284" w:rsidRPr="00007284" w:rsidRDefault="00007284" w:rsidP="00007284">
      <w:pPr>
        <w:spacing w:line="360" w:lineRule="auto"/>
        <w:rPr>
          <w:rFonts w:ascii="Times New Roman" w:hAnsi="Times New Roman" w:cs="Times New Roman"/>
          <w:sz w:val="24"/>
          <w:szCs w:val="24"/>
        </w:rPr>
      </w:pPr>
    </w:p>
    <w:p w14:paraId="2A4D5400"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fused image</w:t>
      </w:r>
    </w:p>
    <w:p w14:paraId="739C5E49" w14:textId="77777777" w:rsidR="00007284" w:rsidRPr="00007284" w:rsidRDefault="00007284" w:rsidP="00007284">
      <w:pPr>
        <w:spacing w:line="360" w:lineRule="auto"/>
        <w:rPr>
          <w:rFonts w:ascii="Times New Roman" w:hAnsi="Times New Roman" w:cs="Times New Roman"/>
          <w:sz w:val="24"/>
          <w:szCs w:val="24"/>
        </w:rPr>
      </w:pPr>
    </w:p>
    <w:p w14:paraId="50DA1200"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FI = iswt2(AfL1,HfL1,VfL1,DfL1,'sym2');</w:t>
      </w:r>
    </w:p>
    <w:p w14:paraId="58F17106" w14:textId="77777777" w:rsidR="00007284" w:rsidRPr="00007284" w:rsidRDefault="00007284" w:rsidP="00007284">
      <w:pPr>
        <w:spacing w:line="360" w:lineRule="auto"/>
        <w:rPr>
          <w:rFonts w:ascii="Times New Roman" w:hAnsi="Times New Roman" w:cs="Times New Roman"/>
          <w:sz w:val="24"/>
          <w:szCs w:val="24"/>
        </w:rPr>
      </w:pPr>
    </w:p>
    <w:p w14:paraId="4189EA04"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figure(2); </w:t>
      </w:r>
    </w:p>
    <w:p w14:paraId="62E37870"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imshow(FI,[]);</w:t>
      </w:r>
    </w:p>
    <w:p w14:paraId="4B904A7C" w14:textId="77777777" w:rsidR="00007284" w:rsidRPr="00007284" w:rsidRDefault="00007284" w:rsidP="00007284">
      <w:pPr>
        <w:spacing w:line="360" w:lineRule="auto"/>
        <w:rPr>
          <w:rFonts w:ascii="Times New Roman" w:hAnsi="Times New Roman" w:cs="Times New Roman"/>
          <w:sz w:val="24"/>
          <w:szCs w:val="24"/>
        </w:rPr>
      </w:pPr>
    </w:p>
    <w:p w14:paraId="7986632A" w14:textId="77777777" w:rsidR="00007284" w:rsidRPr="00007284" w:rsidRDefault="00007284" w:rsidP="00007284">
      <w:pPr>
        <w:spacing w:line="360" w:lineRule="auto"/>
        <w:rPr>
          <w:rFonts w:ascii="Times New Roman" w:hAnsi="Times New Roman" w:cs="Times New Roman"/>
          <w:sz w:val="24"/>
          <w:szCs w:val="24"/>
        </w:rPr>
      </w:pPr>
    </w:p>
    <w:p w14:paraId="33974695" w14:textId="77777777" w:rsidR="00007284" w:rsidRPr="00007284" w:rsidRDefault="00007284" w:rsidP="00007284">
      <w:pPr>
        <w:spacing w:line="360" w:lineRule="auto"/>
        <w:rPr>
          <w:rFonts w:ascii="Times New Roman" w:hAnsi="Times New Roman" w:cs="Times New Roman"/>
          <w:sz w:val="24"/>
          <w:szCs w:val="24"/>
        </w:rPr>
      </w:pPr>
    </w:p>
    <w:p w14:paraId="4D7B9393" w14:textId="77777777" w:rsidR="00007284" w:rsidRPr="00007284" w:rsidRDefault="00007284" w:rsidP="00007284">
      <w:pPr>
        <w:spacing w:line="360" w:lineRule="auto"/>
        <w:rPr>
          <w:rFonts w:ascii="Times New Roman" w:hAnsi="Times New Roman" w:cs="Times New Roman"/>
          <w:sz w:val="24"/>
          <w:szCs w:val="24"/>
        </w:rPr>
      </w:pPr>
    </w:p>
    <w:p w14:paraId="18D95941" w14:textId="4A40EE21" w:rsidR="00007284" w:rsidRPr="00AA5744" w:rsidRDefault="00AA5744" w:rsidP="0000728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Source Code </w:t>
      </w:r>
      <w:ins w:id="1999" w:author="Tanish Sugnani" w:date="2017-05-16T13:33:00Z">
        <w:r w:rsidR="009F796F">
          <w:rPr>
            <w:rFonts w:ascii="Times New Roman" w:hAnsi="Times New Roman" w:cs="Times New Roman"/>
            <w:b/>
            <w:sz w:val="24"/>
            <w:szCs w:val="24"/>
          </w:rPr>
          <w:t>f</w:t>
        </w:r>
      </w:ins>
      <w:del w:id="2000" w:author="Tanish Sugnani" w:date="2017-05-16T13:33:00Z">
        <w:r w:rsidDel="009F796F">
          <w:rPr>
            <w:rFonts w:ascii="Times New Roman" w:hAnsi="Times New Roman" w:cs="Times New Roman"/>
            <w:b/>
            <w:sz w:val="24"/>
            <w:szCs w:val="24"/>
          </w:rPr>
          <w:delText>F</w:delText>
        </w:r>
      </w:del>
      <w:r>
        <w:rPr>
          <w:rFonts w:ascii="Times New Roman" w:hAnsi="Times New Roman" w:cs="Times New Roman"/>
          <w:b/>
          <w:sz w:val="24"/>
          <w:szCs w:val="24"/>
        </w:rPr>
        <w:t>or Proposed Hybrid-MSD Method</w:t>
      </w:r>
    </w:p>
    <w:p w14:paraId="6541C6D6" w14:textId="77777777" w:rsidR="00007284" w:rsidRPr="00007284" w:rsidRDefault="00007284" w:rsidP="00007284">
      <w:pPr>
        <w:spacing w:line="360" w:lineRule="auto"/>
        <w:rPr>
          <w:rFonts w:ascii="Times New Roman" w:hAnsi="Times New Roman" w:cs="Times New Roman"/>
          <w:sz w:val="24"/>
          <w:szCs w:val="24"/>
        </w:rPr>
      </w:pPr>
    </w:p>
    <w:p w14:paraId="2775F0BC"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clc;</w:t>
      </w:r>
    </w:p>
    <w:p w14:paraId="72A132D6" w14:textId="77777777" w:rsidR="00007284" w:rsidRPr="00007284" w:rsidRDefault="00007284" w:rsidP="00007284">
      <w:pPr>
        <w:spacing w:line="360" w:lineRule="auto"/>
        <w:rPr>
          <w:rFonts w:ascii="Times New Roman" w:hAnsi="Times New Roman" w:cs="Times New Roman"/>
          <w:sz w:val="24"/>
          <w:szCs w:val="24"/>
        </w:rPr>
      </w:pPr>
    </w:p>
    <w:p w14:paraId="2D283414"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nLevel = 4; %number of decompositions</w:t>
      </w:r>
    </w:p>
    <w:p w14:paraId="7A62B250"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lambda=30;</w:t>
      </w:r>
    </w:p>
    <w:p w14:paraId="375F991B" w14:textId="77777777" w:rsidR="00007284" w:rsidRPr="00007284" w:rsidRDefault="00007284" w:rsidP="00007284">
      <w:pPr>
        <w:spacing w:line="360" w:lineRule="auto"/>
        <w:rPr>
          <w:rFonts w:ascii="Times New Roman" w:hAnsi="Times New Roman" w:cs="Times New Roman"/>
          <w:sz w:val="24"/>
          <w:szCs w:val="24"/>
        </w:rPr>
      </w:pPr>
    </w:p>
    <w:p w14:paraId="698165F7"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img1=imread('meting1_Vis.bmp');%read Vis image</w:t>
      </w:r>
    </w:p>
    <w:p w14:paraId="2431A7AC"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img2=imread('meting1_IR.bmp');%read IR image </w:t>
      </w:r>
    </w:p>
    <w:p w14:paraId="1FFA3D64" w14:textId="77777777" w:rsidR="00007284" w:rsidRPr="00007284" w:rsidRDefault="00007284" w:rsidP="00007284">
      <w:pPr>
        <w:spacing w:line="360" w:lineRule="auto"/>
        <w:rPr>
          <w:rFonts w:ascii="Times New Roman" w:hAnsi="Times New Roman" w:cs="Times New Roman"/>
          <w:sz w:val="24"/>
          <w:szCs w:val="24"/>
        </w:rPr>
      </w:pPr>
    </w:p>
    <w:p w14:paraId="5E11D8E1"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lastRenderedPageBreak/>
        <w:t>%display input images</w:t>
      </w:r>
    </w:p>
    <w:p w14:paraId="6DBA0860"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figure(1),title('Visible image'),imshow(img1);</w:t>
      </w:r>
    </w:p>
    <w:p w14:paraId="14E04682"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figure(2),title('Infrared Image'),imshow(img2);</w:t>
      </w:r>
    </w:p>
    <w:p w14:paraId="7AFDB7F9" w14:textId="77777777" w:rsidR="00007284" w:rsidRPr="00007284" w:rsidRDefault="00007284" w:rsidP="00007284">
      <w:pPr>
        <w:spacing w:line="360" w:lineRule="auto"/>
        <w:rPr>
          <w:rFonts w:ascii="Times New Roman" w:hAnsi="Times New Roman" w:cs="Times New Roman"/>
          <w:sz w:val="24"/>
          <w:szCs w:val="24"/>
        </w:rPr>
      </w:pPr>
    </w:p>
    <w:p w14:paraId="7287C7FC"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img1=double(img1);</w:t>
      </w:r>
    </w:p>
    <w:p w14:paraId="5E100A8D"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img2=double(img2);</w:t>
      </w:r>
    </w:p>
    <w:p w14:paraId="2871B4BE" w14:textId="77777777" w:rsidR="00007284" w:rsidRPr="00007284" w:rsidRDefault="00007284" w:rsidP="00007284">
      <w:pPr>
        <w:spacing w:line="360" w:lineRule="auto"/>
        <w:rPr>
          <w:rFonts w:ascii="Times New Roman" w:hAnsi="Times New Roman" w:cs="Times New Roman"/>
          <w:sz w:val="24"/>
          <w:szCs w:val="24"/>
        </w:rPr>
      </w:pPr>
    </w:p>
    <w:p w14:paraId="2D2F979E" w14:textId="77777777" w:rsidR="00007284" w:rsidRPr="00007284" w:rsidRDefault="00007284" w:rsidP="00007284">
      <w:pPr>
        <w:spacing w:line="360" w:lineRule="auto"/>
        <w:rPr>
          <w:rFonts w:ascii="Times New Roman" w:hAnsi="Times New Roman" w:cs="Times New Roman"/>
          <w:sz w:val="24"/>
          <w:szCs w:val="24"/>
        </w:rPr>
      </w:pPr>
    </w:p>
    <w:p w14:paraId="15D863E4"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 Hybrid Multi-scale Decomposition --------------</w:t>
      </w:r>
    </w:p>
    <w:p w14:paraId="297CCCFD"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sigma = 2.0; %std deviation of spartial gaussian</w:t>
      </w:r>
    </w:p>
    <w:p w14:paraId="33D0D15D"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sigma_r = 0.05; %std deviation of range gaussian</w:t>
      </w:r>
    </w:p>
    <w:p w14:paraId="6CFCB340"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k = 2;</w:t>
      </w:r>
    </w:p>
    <w:p w14:paraId="35758F9E" w14:textId="77777777" w:rsidR="00007284" w:rsidRPr="00007284" w:rsidRDefault="00007284" w:rsidP="00007284">
      <w:pPr>
        <w:spacing w:line="360" w:lineRule="auto"/>
        <w:rPr>
          <w:rFonts w:ascii="Times New Roman" w:hAnsi="Times New Roman" w:cs="Times New Roman"/>
          <w:sz w:val="24"/>
          <w:szCs w:val="24"/>
        </w:rPr>
      </w:pPr>
    </w:p>
    <w:p w14:paraId="7A13737E"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%Gaussian and bilateral filter applied to Visible image</w:t>
      </w:r>
    </w:p>
    <w:p w14:paraId="57429378" w14:textId="77777777" w:rsidR="00007284" w:rsidRPr="00007284" w:rsidRDefault="00007284" w:rsidP="00007284">
      <w:pPr>
        <w:spacing w:line="360" w:lineRule="auto"/>
        <w:rPr>
          <w:rFonts w:ascii="Times New Roman" w:hAnsi="Times New Roman" w:cs="Times New Roman"/>
          <w:sz w:val="24"/>
          <w:szCs w:val="24"/>
        </w:rPr>
      </w:pPr>
    </w:p>
    <w:p w14:paraId="3020559C"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M1 = cell(1, nLevel+1);</w:t>
      </w:r>
    </w:p>
    <w:p w14:paraId="6381148A"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M1L = cell(1, nLevel+1);</w:t>
      </w:r>
    </w:p>
    <w:p w14:paraId="69FDEE49"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M1{1} = img1;</w:t>
      </w:r>
    </w:p>
    <w:p w14:paraId="4DAB65E6"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M1L{1} = img1;</w:t>
      </w:r>
    </w:p>
    <w:p w14:paraId="4370FA4D"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M1D = cell(1, nLevel+1);%decomposed textured detail stored</w:t>
      </w:r>
    </w:p>
    <w:p w14:paraId="603F3C54"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M1E = cell(1, nLevel+1);%decomposed edge detail stored</w:t>
      </w:r>
    </w:p>
    <w:p w14:paraId="74FA52FB"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sigma0 = sigma;</w:t>
      </w:r>
    </w:p>
    <w:p w14:paraId="424E59AD"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lastRenderedPageBreak/>
        <w:t>for j = 2:nLevel+1,</w:t>
      </w:r>
    </w:p>
    <w:p w14:paraId="52D30A4D"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w = floor(3*sigma0);</w:t>
      </w:r>
    </w:p>
    <w:p w14:paraId="053F1E9E" w14:textId="77777777" w:rsidR="00007284" w:rsidRPr="00007284" w:rsidRDefault="00007284" w:rsidP="00007284">
      <w:pPr>
        <w:spacing w:line="360" w:lineRule="auto"/>
        <w:rPr>
          <w:rFonts w:ascii="Times New Roman" w:hAnsi="Times New Roman" w:cs="Times New Roman"/>
          <w:sz w:val="24"/>
          <w:szCs w:val="24"/>
        </w:rPr>
      </w:pPr>
    </w:p>
    <w:p w14:paraId="6186436D"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%apply gaussian filter</w:t>
      </w:r>
    </w:p>
    <w:p w14:paraId="76D596FE"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h = fspecial('gaussian', [2*w+1, 2*w+1], sigma0);   </w:t>
      </w:r>
    </w:p>
    <w:p w14:paraId="7B0E8BC6"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M1{j} = imfilter(M1{j-1}, h, 'symmetric');</w:t>
      </w:r>
    </w:p>
    <w:p w14:paraId="781534B8"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w:t>
      </w:r>
    </w:p>
    <w:p w14:paraId="6094788B"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%apply bilateral filter</w:t>
      </w:r>
    </w:p>
    <w:p w14:paraId="3AE15685"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M1L{j} = 255*bfilter2(M1L{j-1}/255,w,[sigma0, sigma_r/(k^(j-2))]);</w:t>
      </w:r>
    </w:p>
    <w:p w14:paraId="71C106FA"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w:t>
      </w:r>
    </w:p>
    <w:p w14:paraId="15359CC9"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%get the textured detail from substraction of prev gaussian with bilateral filter </w:t>
      </w:r>
    </w:p>
    <w:p w14:paraId="44CC7727"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M1D{j} = M1{j-1} - M1L{j};</w:t>
      </w:r>
    </w:p>
    <w:p w14:paraId="7303EC7B" w14:textId="77777777" w:rsidR="00007284" w:rsidRPr="00007284" w:rsidRDefault="00007284" w:rsidP="00007284">
      <w:pPr>
        <w:spacing w:line="360" w:lineRule="auto"/>
        <w:rPr>
          <w:rFonts w:ascii="Times New Roman" w:hAnsi="Times New Roman" w:cs="Times New Roman"/>
          <w:sz w:val="24"/>
          <w:szCs w:val="24"/>
        </w:rPr>
      </w:pPr>
    </w:p>
    <w:p w14:paraId="7894184D"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%get the edge features</w:t>
      </w:r>
    </w:p>
    <w:p w14:paraId="64753848"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M1E{j} = M1L{j} - M1{j};</w:t>
      </w:r>
    </w:p>
    <w:p w14:paraId="7FFD1B29"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w:t>
      </w:r>
    </w:p>
    <w:p w14:paraId="2C080183"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sigma0 = k*sigma0;</w:t>
      </w:r>
    </w:p>
    <w:p w14:paraId="4A2EBDC1"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end</w:t>
      </w:r>
    </w:p>
    <w:p w14:paraId="7E3273AB" w14:textId="77777777" w:rsidR="00007284" w:rsidRPr="00007284" w:rsidRDefault="00007284" w:rsidP="00007284">
      <w:pPr>
        <w:spacing w:line="360" w:lineRule="auto"/>
        <w:rPr>
          <w:rFonts w:ascii="Times New Roman" w:hAnsi="Times New Roman" w:cs="Times New Roman"/>
          <w:sz w:val="24"/>
          <w:szCs w:val="24"/>
        </w:rPr>
      </w:pPr>
    </w:p>
    <w:p w14:paraId="708C702A"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%Gaussian and bilateral filter applied to Visible image</w:t>
      </w:r>
    </w:p>
    <w:p w14:paraId="56B7DDA3" w14:textId="77777777" w:rsidR="00007284" w:rsidRPr="00007284" w:rsidRDefault="00007284" w:rsidP="00007284">
      <w:pPr>
        <w:spacing w:line="360" w:lineRule="auto"/>
        <w:rPr>
          <w:rFonts w:ascii="Times New Roman" w:hAnsi="Times New Roman" w:cs="Times New Roman"/>
          <w:sz w:val="24"/>
          <w:szCs w:val="24"/>
        </w:rPr>
      </w:pPr>
    </w:p>
    <w:p w14:paraId="66BEA315" w14:textId="77777777" w:rsidR="006C2E67" w:rsidRDefault="006C2E67" w:rsidP="00007284">
      <w:pPr>
        <w:spacing w:line="360" w:lineRule="auto"/>
        <w:rPr>
          <w:rFonts w:ascii="Times New Roman" w:hAnsi="Times New Roman" w:cs="Times New Roman"/>
          <w:sz w:val="24"/>
          <w:szCs w:val="24"/>
        </w:rPr>
      </w:pPr>
    </w:p>
    <w:p w14:paraId="3A8359E9"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lastRenderedPageBreak/>
        <w:t>M2 = cell(1, nLevel+1);</w:t>
      </w:r>
    </w:p>
    <w:p w14:paraId="5C1D0E18"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M2L = cell(1, nLevel+1);</w:t>
      </w:r>
    </w:p>
    <w:p w14:paraId="61B28F60"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M2{1} = img2;</w:t>
      </w:r>
    </w:p>
    <w:p w14:paraId="1A333BDB"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M2L{1} = img2;</w:t>
      </w:r>
    </w:p>
    <w:p w14:paraId="3A8BFC34"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M2D = cell(1, nLevel+1);%decomposed textured detail stored</w:t>
      </w:r>
    </w:p>
    <w:p w14:paraId="275720D9"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M2E = cell(1, nLevel+1);%decomposed edge detail stored</w:t>
      </w:r>
    </w:p>
    <w:p w14:paraId="5493E306"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sigma0 = sigma;</w:t>
      </w:r>
    </w:p>
    <w:p w14:paraId="48792DE1"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for j = 2:nLevel+1,</w:t>
      </w:r>
    </w:p>
    <w:p w14:paraId="6BE1DC43"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w = floor(3*sigma0);</w:t>
      </w:r>
    </w:p>
    <w:p w14:paraId="52CBFA23"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h = fspecial('gaussian', [2*w+1, 2*w+1], sigma0);   </w:t>
      </w:r>
    </w:p>
    <w:p w14:paraId="7647FE08"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M2{j} = imfilter(M2{j-1}, h, 'symmetric');</w:t>
      </w:r>
    </w:p>
    <w:p w14:paraId="42E979A2"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M2L{j} = 255*bfilter2(M2L{j-1}/255,w,[sigma0, sigma_r/(k^(j-2))]);</w:t>
      </w:r>
    </w:p>
    <w:p w14:paraId="11EC1817"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w:t>
      </w:r>
    </w:p>
    <w:p w14:paraId="2964F4D6"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%get the textured detail from substraction of prev gaussian with bilateral filter </w:t>
      </w:r>
    </w:p>
    <w:p w14:paraId="21117E5A"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M2D{j} = M2{j-1} - M2L{j};</w:t>
      </w:r>
    </w:p>
    <w:p w14:paraId="3728F68C"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%get the edge features</w:t>
      </w:r>
    </w:p>
    <w:p w14:paraId="39872703"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M2E{j} = M2L{j} - M2{j};</w:t>
      </w:r>
    </w:p>
    <w:p w14:paraId="10F062E1" w14:textId="77777777" w:rsidR="00007284" w:rsidRPr="00007284" w:rsidRDefault="00007284" w:rsidP="00007284">
      <w:pPr>
        <w:spacing w:line="360" w:lineRule="auto"/>
        <w:rPr>
          <w:rFonts w:ascii="Times New Roman" w:hAnsi="Times New Roman" w:cs="Times New Roman"/>
          <w:sz w:val="24"/>
          <w:szCs w:val="24"/>
        </w:rPr>
      </w:pPr>
    </w:p>
    <w:p w14:paraId="710DFB78"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sigma0 = k*sigma0;</w:t>
      </w:r>
    </w:p>
    <w:p w14:paraId="40753177"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end</w:t>
      </w:r>
    </w:p>
    <w:p w14:paraId="6AF77A45" w14:textId="77777777" w:rsidR="00007284" w:rsidRPr="00007284" w:rsidRDefault="00007284" w:rsidP="00007284">
      <w:pPr>
        <w:spacing w:line="360" w:lineRule="auto"/>
        <w:rPr>
          <w:rFonts w:ascii="Times New Roman" w:hAnsi="Times New Roman" w:cs="Times New Roman"/>
          <w:sz w:val="24"/>
          <w:szCs w:val="24"/>
        </w:rPr>
      </w:pPr>
    </w:p>
    <w:p w14:paraId="331A9351" w14:textId="77777777" w:rsidR="006C2E67" w:rsidRDefault="006C2E67" w:rsidP="00007284">
      <w:pPr>
        <w:spacing w:line="360" w:lineRule="auto"/>
        <w:rPr>
          <w:rFonts w:ascii="Times New Roman" w:hAnsi="Times New Roman" w:cs="Times New Roman"/>
          <w:sz w:val="24"/>
          <w:szCs w:val="24"/>
        </w:rPr>
      </w:pPr>
    </w:p>
    <w:p w14:paraId="1D9253C8"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lastRenderedPageBreak/>
        <w:t xml:space="preserve">%%Multi-scale Combination </w:t>
      </w:r>
    </w:p>
    <w:p w14:paraId="11A4F2D4" w14:textId="77777777" w:rsidR="00007284" w:rsidRPr="00007284" w:rsidRDefault="00007284" w:rsidP="00007284">
      <w:pPr>
        <w:spacing w:line="360" w:lineRule="auto"/>
        <w:rPr>
          <w:rFonts w:ascii="Times New Roman" w:hAnsi="Times New Roman" w:cs="Times New Roman"/>
          <w:sz w:val="24"/>
          <w:szCs w:val="24"/>
        </w:rPr>
      </w:pPr>
    </w:p>
    <w:p w14:paraId="00047A53"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for j = nLevel+1 : -1 : 3</w:t>
      </w:r>
    </w:p>
    <w:p w14:paraId="46D56452"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b2 = abs(M2E{j});</w:t>
      </w:r>
    </w:p>
    <w:p w14:paraId="0376710A"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b1 = abs(M1E{j});</w:t>
      </w:r>
    </w:p>
    <w:p w14:paraId="71DB4666"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R_j = max(b2-b1, 0);</w:t>
      </w:r>
    </w:p>
    <w:p w14:paraId="0428B8FC"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Emax = max(R_j(:));</w:t>
      </w:r>
    </w:p>
    <w:p w14:paraId="294D4DD3"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P_j = R_j/Emax;</w:t>
      </w:r>
    </w:p>
    <w:p w14:paraId="15AF6CEC" w14:textId="77777777" w:rsidR="00007284" w:rsidRPr="00007284" w:rsidRDefault="00007284" w:rsidP="00007284">
      <w:pPr>
        <w:spacing w:line="360" w:lineRule="auto"/>
        <w:rPr>
          <w:rFonts w:ascii="Times New Roman" w:hAnsi="Times New Roman" w:cs="Times New Roman"/>
          <w:sz w:val="24"/>
          <w:szCs w:val="24"/>
        </w:rPr>
      </w:pPr>
    </w:p>
    <w:p w14:paraId="05F26857"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C_j = atan(lambda*P_j)/atan(lambda);</w:t>
      </w:r>
    </w:p>
    <w:p w14:paraId="3F997379" w14:textId="77777777" w:rsidR="00007284" w:rsidRPr="00007284" w:rsidRDefault="00007284" w:rsidP="00007284">
      <w:pPr>
        <w:spacing w:line="360" w:lineRule="auto"/>
        <w:rPr>
          <w:rFonts w:ascii="Times New Roman" w:hAnsi="Times New Roman" w:cs="Times New Roman"/>
          <w:sz w:val="24"/>
          <w:szCs w:val="24"/>
        </w:rPr>
      </w:pPr>
    </w:p>
    <w:p w14:paraId="7CEFC6B0"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Base level combination</w:t>
      </w:r>
    </w:p>
    <w:p w14:paraId="15A6570F" w14:textId="77777777" w:rsidR="00007284" w:rsidRPr="00007284" w:rsidRDefault="00007284" w:rsidP="00007284">
      <w:pPr>
        <w:spacing w:line="360" w:lineRule="auto"/>
        <w:rPr>
          <w:rFonts w:ascii="Times New Roman" w:hAnsi="Times New Roman" w:cs="Times New Roman"/>
          <w:sz w:val="24"/>
          <w:szCs w:val="24"/>
        </w:rPr>
      </w:pPr>
    </w:p>
    <w:p w14:paraId="29669D83"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sigma0 = 2*sigma0;</w:t>
      </w:r>
    </w:p>
    <w:p w14:paraId="60B573DE"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if j == nLevel+1</w:t>
      </w:r>
    </w:p>
    <w:p w14:paraId="2C2AFE37"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w = floor(3*sigma0);</w:t>
      </w:r>
    </w:p>
    <w:p w14:paraId="08675368"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h = fspecial('gaussian', [2*w+1, 2*w+1], sigma0);</w:t>
      </w:r>
    </w:p>
    <w:p w14:paraId="7EF784EF"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lambda_Base = lambda;</w:t>
      </w:r>
    </w:p>
    <w:p w14:paraId="78B3C1F4"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%lambda_Base = 30;</w:t>
      </w:r>
    </w:p>
    <w:p w14:paraId="232494AB"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C_N = atan(lambda_Base*P_j)/atan(lambda_Base);</w:t>
      </w:r>
    </w:p>
    <w:p w14:paraId="4D6834AB"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C_N = imfilter(C_N, h, 'symmetric');</w:t>
      </w:r>
    </w:p>
    <w:p w14:paraId="31B96814" w14:textId="77777777" w:rsidR="006C2E67"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w:t>
      </w:r>
    </w:p>
    <w:p w14:paraId="30DA8695"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lastRenderedPageBreak/>
        <w:t xml:space="preserve"> MF = C_N.*M2{j} + (1-C_N).*M1{j};</w:t>
      </w:r>
    </w:p>
    <w:p w14:paraId="4A69C843"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end</w:t>
      </w:r>
    </w:p>
    <w:p w14:paraId="57348CC7" w14:textId="77777777" w:rsidR="00007284" w:rsidRPr="00007284" w:rsidRDefault="00007284" w:rsidP="00007284">
      <w:pPr>
        <w:spacing w:line="360" w:lineRule="auto"/>
        <w:rPr>
          <w:rFonts w:ascii="Times New Roman" w:hAnsi="Times New Roman" w:cs="Times New Roman"/>
          <w:sz w:val="24"/>
          <w:szCs w:val="24"/>
        </w:rPr>
      </w:pPr>
    </w:p>
    <w:p w14:paraId="1609915A"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Large-scale combination</w:t>
      </w:r>
    </w:p>
    <w:p w14:paraId="0819E21F" w14:textId="77777777" w:rsidR="00007284" w:rsidRPr="00007284" w:rsidRDefault="00007284" w:rsidP="00007284">
      <w:pPr>
        <w:spacing w:line="360" w:lineRule="auto"/>
        <w:rPr>
          <w:rFonts w:ascii="Times New Roman" w:hAnsi="Times New Roman" w:cs="Times New Roman"/>
          <w:sz w:val="24"/>
          <w:szCs w:val="24"/>
        </w:rPr>
      </w:pPr>
    </w:p>
    <w:p w14:paraId="64046A1E"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sigma0 = 1.0;</w:t>
      </w:r>
    </w:p>
    <w:p w14:paraId="1867FD35"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w = floor(3*sigma0);</w:t>
      </w:r>
    </w:p>
    <w:p w14:paraId="68699AD7"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h = fspecial('gaussian', [2*w+1, 2*w+1], sigma0);   </w:t>
      </w:r>
    </w:p>
    <w:p w14:paraId="366619F9"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C_j = imfilter(C_j, h, 'symmetric');</w:t>
      </w:r>
    </w:p>
    <w:p w14:paraId="05FF4691" w14:textId="77777777" w:rsidR="00007284" w:rsidRPr="00007284" w:rsidRDefault="00007284" w:rsidP="00007284">
      <w:pPr>
        <w:spacing w:line="360" w:lineRule="auto"/>
        <w:rPr>
          <w:rFonts w:ascii="Times New Roman" w:hAnsi="Times New Roman" w:cs="Times New Roman"/>
          <w:sz w:val="24"/>
          <w:szCs w:val="24"/>
        </w:rPr>
      </w:pPr>
    </w:p>
    <w:p w14:paraId="2D42EBBD"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D_F = C_j.*M2E{j}+ (1-C_j).*M1E{j};</w:t>
      </w:r>
    </w:p>
    <w:p w14:paraId="7B5A7AF0"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MF = MF + D_F;</w:t>
      </w:r>
    </w:p>
    <w:p w14:paraId="592B3BC0"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D_F = C_j.*M2D{j}+ (1-C_j).*M1D{j};</w:t>
      </w:r>
    </w:p>
    <w:p w14:paraId="6AA02A9C"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MF = MF + D_F;</w:t>
      </w:r>
    </w:p>
    <w:p w14:paraId="1D8F9829"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end </w:t>
      </w:r>
    </w:p>
    <w:p w14:paraId="28CD2F8B" w14:textId="77777777" w:rsidR="00007284" w:rsidRPr="00007284" w:rsidRDefault="00007284" w:rsidP="00007284">
      <w:pPr>
        <w:spacing w:line="360" w:lineRule="auto"/>
        <w:rPr>
          <w:rFonts w:ascii="Times New Roman" w:hAnsi="Times New Roman" w:cs="Times New Roman"/>
          <w:sz w:val="24"/>
          <w:szCs w:val="24"/>
        </w:rPr>
      </w:pPr>
    </w:p>
    <w:p w14:paraId="62A5A862"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Small-scale combination</w:t>
      </w:r>
    </w:p>
    <w:p w14:paraId="08399CFC" w14:textId="77777777" w:rsidR="00007284" w:rsidRPr="00007284" w:rsidRDefault="00007284" w:rsidP="00007284">
      <w:pPr>
        <w:spacing w:line="360" w:lineRule="auto"/>
        <w:rPr>
          <w:rFonts w:ascii="Times New Roman" w:hAnsi="Times New Roman" w:cs="Times New Roman"/>
          <w:sz w:val="24"/>
          <w:szCs w:val="24"/>
        </w:rPr>
      </w:pPr>
    </w:p>
    <w:p w14:paraId="254819CF"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sigma0 = 0.5;</w:t>
      </w:r>
    </w:p>
    <w:p w14:paraId="5A12DEC2"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w = floor(3*sigma0);</w:t>
      </w:r>
    </w:p>
    <w:p w14:paraId="20F89A09"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h = fspecial('gaussian', [2*w+1, 2*w+1], sigma0);   </w:t>
      </w:r>
    </w:p>
    <w:p w14:paraId="7C3A11C6" w14:textId="77777777" w:rsidR="006C2E67" w:rsidRDefault="006C2E67" w:rsidP="00007284">
      <w:pPr>
        <w:spacing w:line="360" w:lineRule="auto"/>
        <w:rPr>
          <w:rFonts w:ascii="Times New Roman" w:hAnsi="Times New Roman" w:cs="Times New Roman"/>
          <w:sz w:val="24"/>
          <w:szCs w:val="24"/>
        </w:rPr>
      </w:pPr>
    </w:p>
    <w:p w14:paraId="5AC8D635"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lastRenderedPageBreak/>
        <w:t>C_0 = double(abs(M1E{2}) &lt; abs(M2E{2}));</w:t>
      </w:r>
    </w:p>
    <w:p w14:paraId="65CEA411"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C_0 = imfilter(C_0, h, 'symmetric');</w:t>
      </w:r>
    </w:p>
    <w:p w14:paraId="437900D5"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D_F = C_0.*M2E{2}+ (1-C_0).*M1E{2};</w:t>
      </w:r>
    </w:p>
    <w:p w14:paraId="1421D15C"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MF = MF + D_F;  </w:t>
      </w:r>
    </w:p>
    <w:p w14:paraId="70697210"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C_0 = abs(M1D{2}) &lt; abs(M2D{2});</w:t>
      </w:r>
    </w:p>
    <w:p w14:paraId="1849C022"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C_0 = imfilter(C_0, h, 'symmetric');</w:t>
      </w:r>
    </w:p>
    <w:p w14:paraId="605C969E"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D_F = C_0.*M2D{2}+ (1-C_0).*M1D{2};</w:t>
      </w:r>
    </w:p>
    <w:p w14:paraId="5B0B0310"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MF = MF + D_F;</w:t>
      </w:r>
    </w:p>
    <w:p w14:paraId="50816A95" w14:textId="77777777" w:rsidR="00007284" w:rsidRPr="00007284" w:rsidRDefault="00007284" w:rsidP="00007284">
      <w:pPr>
        <w:spacing w:line="360" w:lineRule="auto"/>
        <w:rPr>
          <w:rFonts w:ascii="Times New Roman" w:hAnsi="Times New Roman" w:cs="Times New Roman"/>
          <w:sz w:val="24"/>
          <w:szCs w:val="24"/>
        </w:rPr>
      </w:pPr>
    </w:p>
    <w:p w14:paraId="0FE2B3F1"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Fusion Result </w:t>
      </w:r>
    </w:p>
    <w:p w14:paraId="071DE7EA"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FI = ImRegular(MF);   % The intensities are regulated into [0, 255]</w:t>
      </w:r>
    </w:p>
    <w:p w14:paraId="2156BACD"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FI = max(min(FI,255), 0);</w:t>
      </w:r>
    </w:p>
    <w:p w14:paraId="17490631"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%paraShow.fig = 'Fusion result';</w:t>
      </w:r>
    </w:p>
    <w:p w14:paraId="677F56B9"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%ShowImageGrad(MF, paraShow);</w:t>
      </w:r>
    </w:p>
    <w:p w14:paraId="1B2ED7A4"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FI=uint8(FI);</w:t>
      </w:r>
    </w:p>
    <w:p w14:paraId="6F137FA6"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figure(3),title('Fused image'),imshow(FI);</w:t>
      </w:r>
    </w:p>
    <w:p w14:paraId="5A14F1AC" w14:textId="77777777" w:rsidR="00007284" w:rsidRDefault="00007284" w:rsidP="00007284">
      <w:pPr>
        <w:spacing w:line="360" w:lineRule="auto"/>
        <w:rPr>
          <w:rFonts w:ascii="Times New Roman" w:hAnsi="Times New Roman" w:cs="Times New Roman"/>
          <w:sz w:val="24"/>
          <w:szCs w:val="24"/>
        </w:rPr>
      </w:pPr>
    </w:p>
    <w:p w14:paraId="708842C0" w14:textId="77777777" w:rsidR="005F29DC" w:rsidRDefault="005F29DC" w:rsidP="00007284">
      <w:pPr>
        <w:spacing w:line="360" w:lineRule="auto"/>
        <w:rPr>
          <w:rFonts w:ascii="Times New Roman" w:hAnsi="Times New Roman" w:cs="Times New Roman"/>
          <w:sz w:val="24"/>
          <w:szCs w:val="24"/>
        </w:rPr>
      </w:pPr>
    </w:p>
    <w:p w14:paraId="3675B5D7" w14:textId="77777777" w:rsidR="005F29DC" w:rsidRDefault="005F29DC" w:rsidP="00007284">
      <w:pPr>
        <w:spacing w:line="360" w:lineRule="auto"/>
        <w:rPr>
          <w:rFonts w:ascii="Times New Roman" w:hAnsi="Times New Roman" w:cs="Times New Roman"/>
          <w:sz w:val="24"/>
          <w:szCs w:val="24"/>
        </w:rPr>
      </w:pPr>
    </w:p>
    <w:p w14:paraId="5CCDB6C5" w14:textId="77777777" w:rsidR="005F29DC" w:rsidRDefault="005F29DC" w:rsidP="00007284">
      <w:pPr>
        <w:spacing w:line="360" w:lineRule="auto"/>
        <w:rPr>
          <w:rFonts w:ascii="Times New Roman" w:hAnsi="Times New Roman" w:cs="Times New Roman"/>
          <w:sz w:val="24"/>
          <w:szCs w:val="24"/>
        </w:rPr>
      </w:pPr>
    </w:p>
    <w:p w14:paraId="5AE99036" w14:textId="77777777" w:rsidR="005F29DC" w:rsidRDefault="005F29DC" w:rsidP="00007284">
      <w:pPr>
        <w:spacing w:line="360" w:lineRule="auto"/>
        <w:rPr>
          <w:rFonts w:ascii="Times New Roman" w:hAnsi="Times New Roman" w:cs="Times New Roman"/>
          <w:sz w:val="24"/>
          <w:szCs w:val="24"/>
        </w:rPr>
      </w:pPr>
    </w:p>
    <w:p w14:paraId="4D4E4FFE" w14:textId="77777777" w:rsidR="005F29DC" w:rsidRDefault="005F29DC" w:rsidP="00007284">
      <w:pPr>
        <w:spacing w:line="360" w:lineRule="auto"/>
        <w:rPr>
          <w:rFonts w:ascii="Times New Roman" w:hAnsi="Times New Roman" w:cs="Times New Roman"/>
          <w:b/>
          <w:sz w:val="24"/>
          <w:szCs w:val="24"/>
        </w:rPr>
      </w:pPr>
    </w:p>
    <w:p w14:paraId="505F9E16" w14:textId="77777777" w:rsidR="005F29DC" w:rsidRPr="005F29DC" w:rsidRDefault="005F29DC" w:rsidP="00007284">
      <w:pPr>
        <w:spacing w:line="360" w:lineRule="auto"/>
        <w:rPr>
          <w:rFonts w:ascii="Times New Roman" w:hAnsi="Times New Roman" w:cs="Times New Roman"/>
          <w:b/>
          <w:sz w:val="24"/>
          <w:szCs w:val="24"/>
        </w:rPr>
      </w:pPr>
      <w:r w:rsidRPr="005F29DC">
        <w:rPr>
          <w:rFonts w:ascii="Times New Roman" w:hAnsi="Times New Roman" w:cs="Times New Roman"/>
          <w:b/>
          <w:sz w:val="24"/>
          <w:szCs w:val="24"/>
        </w:rPr>
        <w:lastRenderedPageBreak/>
        <w:t>Source Code for Bilateral Filter</w:t>
      </w:r>
    </w:p>
    <w:p w14:paraId="7F409186"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function B = bfilter2(A,w,sigma)</w:t>
      </w:r>
    </w:p>
    <w:p w14:paraId="6B1BB238"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Apply either grayscale or color bilateral filtering.</w:t>
      </w:r>
    </w:p>
    <w:p w14:paraId="209107F4"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if size(A,3) == 1</w:t>
      </w:r>
    </w:p>
    <w:p w14:paraId="76EAEDFC" w14:textId="77777777" w:rsidR="006C2E67"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w:t>
      </w:r>
    </w:p>
    <w:p w14:paraId="2DB8CE4A"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B = bfltGray(A,w,sigma(1),sigma(2));</w:t>
      </w:r>
    </w:p>
    <w:p w14:paraId="25CEBC89"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else</w:t>
      </w:r>
    </w:p>
    <w:p w14:paraId="07238A79"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B = bfltColor(A,w,sigma(1),sigma(2));</w:t>
      </w:r>
    </w:p>
    <w:p w14:paraId="7983E7FF"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end</w:t>
      </w:r>
    </w:p>
    <w:p w14:paraId="546809A3" w14:textId="77777777" w:rsidR="00007284" w:rsidRPr="00007284" w:rsidRDefault="00007284" w:rsidP="00007284">
      <w:pPr>
        <w:spacing w:line="360" w:lineRule="auto"/>
        <w:rPr>
          <w:rFonts w:ascii="Times New Roman" w:hAnsi="Times New Roman" w:cs="Times New Roman"/>
          <w:sz w:val="24"/>
          <w:szCs w:val="24"/>
        </w:rPr>
      </w:pPr>
    </w:p>
    <w:p w14:paraId="3646908D" w14:textId="77777777" w:rsidR="00007284" w:rsidRPr="00007284" w:rsidRDefault="00007284" w:rsidP="00007284">
      <w:pPr>
        <w:spacing w:line="360" w:lineRule="auto"/>
        <w:rPr>
          <w:rFonts w:ascii="Times New Roman" w:hAnsi="Times New Roman" w:cs="Times New Roman"/>
          <w:sz w:val="24"/>
          <w:szCs w:val="24"/>
        </w:rPr>
      </w:pPr>
    </w:p>
    <w:p w14:paraId="4C243EFF"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Implements bilateral filtering for grayscale images.</w:t>
      </w:r>
    </w:p>
    <w:p w14:paraId="2591AB4F"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function B = bfltGray(A,w,sigma_d,sigma_r)</w:t>
      </w:r>
    </w:p>
    <w:p w14:paraId="6065B40A" w14:textId="77777777" w:rsidR="00007284" w:rsidRPr="00007284" w:rsidRDefault="00007284" w:rsidP="00007284">
      <w:pPr>
        <w:spacing w:line="360" w:lineRule="auto"/>
        <w:rPr>
          <w:rFonts w:ascii="Times New Roman" w:hAnsi="Times New Roman" w:cs="Times New Roman"/>
          <w:sz w:val="24"/>
          <w:szCs w:val="24"/>
        </w:rPr>
      </w:pPr>
    </w:p>
    <w:p w14:paraId="38B8C245"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Pre-compute Gaussian distance weights.</w:t>
      </w:r>
    </w:p>
    <w:p w14:paraId="2301945B"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[X,Y] = meshgrid(-w:w,-w:w);</w:t>
      </w:r>
    </w:p>
    <w:p w14:paraId="0EA51EE2"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G = exp(-(X.^2+Y.^2)/(2*sigma_d^2));</w:t>
      </w:r>
    </w:p>
    <w:p w14:paraId="6F9E83F0" w14:textId="77777777" w:rsidR="00007284" w:rsidRPr="00007284" w:rsidRDefault="00007284" w:rsidP="00007284">
      <w:pPr>
        <w:spacing w:line="360" w:lineRule="auto"/>
        <w:rPr>
          <w:rFonts w:ascii="Times New Roman" w:hAnsi="Times New Roman" w:cs="Times New Roman"/>
          <w:sz w:val="24"/>
          <w:szCs w:val="24"/>
        </w:rPr>
      </w:pPr>
    </w:p>
    <w:p w14:paraId="2F38851A"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Apply bilateral filter.</w:t>
      </w:r>
    </w:p>
    <w:p w14:paraId="2656F41D"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dim = size(A);</w:t>
      </w:r>
    </w:p>
    <w:p w14:paraId="70DFC2D1"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B = zeros(dim);</w:t>
      </w:r>
    </w:p>
    <w:p w14:paraId="5341B44D"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for i = 1:dim(1)</w:t>
      </w:r>
    </w:p>
    <w:p w14:paraId="1AAEC8DD"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lastRenderedPageBreak/>
        <w:t xml:space="preserve">   for j = 1:dim(2)</w:t>
      </w:r>
    </w:p>
    <w:p w14:paraId="3E5C866D"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w:t>
      </w:r>
    </w:p>
    <w:p w14:paraId="7E9DC9A7"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 Extract local region.</w:t>
      </w:r>
    </w:p>
    <w:p w14:paraId="064E0581"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iMin = max(i-w,1);</w:t>
      </w:r>
    </w:p>
    <w:p w14:paraId="7A35E6D3" w14:textId="77777777" w:rsidR="006C2E67"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w:t>
      </w:r>
    </w:p>
    <w:p w14:paraId="00E51901"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iMax = min(i+w,dim(1));</w:t>
      </w:r>
    </w:p>
    <w:p w14:paraId="6FFCE1A6"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jMin = max(j-w,1);</w:t>
      </w:r>
    </w:p>
    <w:p w14:paraId="5369968A"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jMax = min(j+w,dim(2));</w:t>
      </w:r>
    </w:p>
    <w:p w14:paraId="14C10D78"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I = A(iMin:iMax,jMin:jMax);</w:t>
      </w:r>
    </w:p>
    <w:p w14:paraId="4D2E6632"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w:t>
      </w:r>
    </w:p>
    <w:p w14:paraId="08136F73"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 Compute Gaussian intensity weights.</w:t>
      </w:r>
    </w:p>
    <w:p w14:paraId="6CA735BD"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H = exp(-(I-A(i,j)).^2/(2*sigma_r^2));</w:t>
      </w:r>
    </w:p>
    <w:p w14:paraId="65C57EE1"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w:t>
      </w:r>
    </w:p>
    <w:p w14:paraId="64A17B3E"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 Calculate bilateral filter response.</w:t>
      </w:r>
    </w:p>
    <w:p w14:paraId="2201DCE1"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F = H.*G((iMin:iMax)-i+w+1,(jMin:jMax)-j+w+1);</w:t>
      </w:r>
    </w:p>
    <w:p w14:paraId="3C837808"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B(i,j) = sum(F(:).*I(:))/sum(F(:));</w:t>
      </w:r>
    </w:p>
    <w:p w14:paraId="1AA0B203"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w:t>
      </w:r>
    </w:p>
    <w:p w14:paraId="21D9CE2C"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end</w:t>
      </w:r>
    </w:p>
    <w:p w14:paraId="3BC7207D"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w:t>
      </w:r>
    </w:p>
    <w:p w14:paraId="61361F38"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end</w:t>
      </w:r>
    </w:p>
    <w:p w14:paraId="74588FF1" w14:textId="77777777" w:rsidR="00007284" w:rsidRPr="00007284" w:rsidRDefault="00007284" w:rsidP="00007284">
      <w:pPr>
        <w:spacing w:line="360" w:lineRule="auto"/>
        <w:rPr>
          <w:rFonts w:ascii="Times New Roman" w:hAnsi="Times New Roman" w:cs="Times New Roman"/>
          <w:sz w:val="24"/>
          <w:szCs w:val="24"/>
        </w:rPr>
      </w:pPr>
    </w:p>
    <w:p w14:paraId="04970046" w14:textId="77777777" w:rsidR="00007284" w:rsidRPr="00007284" w:rsidRDefault="00007284" w:rsidP="00007284">
      <w:pPr>
        <w:spacing w:line="360" w:lineRule="auto"/>
        <w:rPr>
          <w:rFonts w:ascii="Times New Roman" w:hAnsi="Times New Roman" w:cs="Times New Roman"/>
          <w:sz w:val="24"/>
          <w:szCs w:val="24"/>
        </w:rPr>
      </w:pPr>
    </w:p>
    <w:p w14:paraId="2FF22A50"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lastRenderedPageBreak/>
        <w:t>% Implements bilateral filter for color images.</w:t>
      </w:r>
    </w:p>
    <w:p w14:paraId="784E1155"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function B = bfltColor(A,w,sigma_d,sigma_r)</w:t>
      </w:r>
    </w:p>
    <w:p w14:paraId="65FBD4A6" w14:textId="77777777" w:rsidR="00007284" w:rsidRPr="00007284" w:rsidRDefault="00007284" w:rsidP="00007284">
      <w:pPr>
        <w:spacing w:line="360" w:lineRule="auto"/>
        <w:rPr>
          <w:rFonts w:ascii="Times New Roman" w:hAnsi="Times New Roman" w:cs="Times New Roman"/>
          <w:sz w:val="24"/>
          <w:szCs w:val="24"/>
        </w:rPr>
      </w:pPr>
    </w:p>
    <w:p w14:paraId="0919DE5E"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Convert input sRGB image to CIELab color space.</w:t>
      </w:r>
    </w:p>
    <w:p w14:paraId="40746B81" w14:textId="77777777" w:rsidR="006C2E67" w:rsidRDefault="006C2E67" w:rsidP="00007284">
      <w:pPr>
        <w:spacing w:line="360" w:lineRule="auto"/>
        <w:rPr>
          <w:rFonts w:ascii="Times New Roman" w:hAnsi="Times New Roman" w:cs="Times New Roman"/>
          <w:sz w:val="24"/>
          <w:szCs w:val="24"/>
        </w:rPr>
      </w:pPr>
    </w:p>
    <w:p w14:paraId="4D4D05E9"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if exist('applycform','file')</w:t>
      </w:r>
    </w:p>
    <w:p w14:paraId="1EE89184"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A = applycform(A,makecform('srgb2lab'));</w:t>
      </w:r>
    </w:p>
    <w:p w14:paraId="5B232E92"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else</w:t>
      </w:r>
    </w:p>
    <w:p w14:paraId="6FBE8B07"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A = colorspace('Lab&lt;-RGB',A);</w:t>
      </w:r>
    </w:p>
    <w:p w14:paraId="7BE86C46"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end</w:t>
      </w:r>
    </w:p>
    <w:p w14:paraId="1E8EA674" w14:textId="77777777" w:rsidR="00007284" w:rsidRPr="00007284" w:rsidRDefault="00007284" w:rsidP="00007284">
      <w:pPr>
        <w:spacing w:line="360" w:lineRule="auto"/>
        <w:rPr>
          <w:rFonts w:ascii="Times New Roman" w:hAnsi="Times New Roman" w:cs="Times New Roman"/>
          <w:sz w:val="24"/>
          <w:szCs w:val="24"/>
        </w:rPr>
      </w:pPr>
    </w:p>
    <w:p w14:paraId="61946EB4"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Pre-compute Gaussian domain weights.</w:t>
      </w:r>
    </w:p>
    <w:p w14:paraId="1667E2EF"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[X,Y] = meshgrid(-w:w,-w:w);</w:t>
      </w:r>
    </w:p>
    <w:p w14:paraId="2A79A1C0"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G = exp(-(X.^2+Y.^2)/(2*sigma_d^2));</w:t>
      </w:r>
    </w:p>
    <w:p w14:paraId="173EFBB3" w14:textId="77777777" w:rsidR="00007284" w:rsidRPr="00007284" w:rsidRDefault="00007284" w:rsidP="00007284">
      <w:pPr>
        <w:spacing w:line="360" w:lineRule="auto"/>
        <w:rPr>
          <w:rFonts w:ascii="Times New Roman" w:hAnsi="Times New Roman" w:cs="Times New Roman"/>
          <w:sz w:val="24"/>
          <w:szCs w:val="24"/>
        </w:rPr>
      </w:pPr>
    </w:p>
    <w:p w14:paraId="664AB74D"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Rescale range variance (using maximum luminance).</w:t>
      </w:r>
    </w:p>
    <w:p w14:paraId="5B66E46E"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sigma_r = 100*sigma_r;</w:t>
      </w:r>
    </w:p>
    <w:p w14:paraId="1556398A" w14:textId="77777777" w:rsidR="00007284" w:rsidRPr="00007284" w:rsidRDefault="00007284" w:rsidP="00007284">
      <w:pPr>
        <w:spacing w:line="360" w:lineRule="auto"/>
        <w:rPr>
          <w:rFonts w:ascii="Times New Roman" w:hAnsi="Times New Roman" w:cs="Times New Roman"/>
          <w:sz w:val="24"/>
          <w:szCs w:val="24"/>
        </w:rPr>
      </w:pPr>
    </w:p>
    <w:p w14:paraId="27EA13FD"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Apply bilateral filter.</w:t>
      </w:r>
    </w:p>
    <w:p w14:paraId="5A0D94DE"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dim = size(A);</w:t>
      </w:r>
    </w:p>
    <w:p w14:paraId="5614FF2F"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B = zeros(dim);</w:t>
      </w:r>
    </w:p>
    <w:p w14:paraId="7E8E958C"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for i = 1:dim(1)</w:t>
      </w:r>
    </w:p>
    <w:p w14:paraId="3F0C1625"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lastRenderedPageBreak/>
        <w:t xml:space="preserve">   for j = 1:dim(2)</w:t>
      </w:r>
    </w:p>
    <w:p w14:paraId="4DBA4DB3"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w:t>
      </w:r>
    </w:p>
    <w:p w14:paraId="7F43B812"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 Extract local region.</w:t>
      </w:r>
    </w:p>
    <w:p w14:paraId="63F987E4"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iMin = max(i-w,1);</w:t>
      </w:r>
    </w:p>
    <w:p w14:paraId="76DF31AE" w14:textId="77777777" w:rsidR="006C2E67"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w:t>
      </w:r>
    </w:p>
    <w:p w14:paraId="6B81EA14"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iMax = min(i+w,dim(1));</w:t>
      </w:r>
    </w:p>
    <w:p w14:paraId="71FDE37E"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jMin = max(j-w,1);</w:t>
      </w:r>
    </w:p>
    <w:p w14:paraId="340D5E12"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jMax = min(j+w,dim(2));</w:t>
      </w:r>
    </w:p>
    <w:p w14:paraId="7FDEB7C5"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I = A(iMin:iMax,jMin:jMax,:);</w:t>
      </w:r>
    </w:p>
    <w:p w14:paraId="1E3CFB9A"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w:t>
      </w:r>
    </w:p>
    <w:p w14:paraId="248D0050"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 Compute Gaussian range weights.</w:t>
      </w:r>
    </w:p>
    <w:p w14:paraId="5051CDD6"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dL = I(:,:,1)-A(i,j,1);</w:t>
      </w:r>
    </w:p>
    <w:p w14:paraId="6D525D3C"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da = I(:,:,2)-A(i,j,2);</w:t>
      </w:r>
    </w:p>
    <w:p w14:paraId="0BCFC67A"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db = I(:,:,3)-A(i,j,3);</w:t>
      </w:r>
    </w:p>
    <w:p w14:paraId="3CFDFD94"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H = exp(-(dL.^2+da.^2+db.^2)/(2*sigma_r^2));</w:t>
      </w:r>
    </w:p>
    <w:p w14:paraId="76F5E6A3"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w:t>
      </w:r>
    </w:p>
    <w:p w14:paraId="529DED2E"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 Calculate bilateral filter response.</w:t>
      </w:r>
    </w:p>
    <w:p w14:paraId="0FA0E231"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F = H.*G((iMin:iMax)-i+w+1,(jMin:jMax)-j+w+1);</w:t>
      </w:r>
    </w:p>
    <w:p w14:paraId="2A123B88"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norm_F = sum(F(:));</w:t>
      </w:r>
    </w:p>
    <w:p w14:paraId="1882A00F"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B(i,j,1) = sum(sum(F.*I(:,:,1)))/norm_F;</w:t>
      </w:r>
    </w:p>
    <w:p w14:paraId="66431625"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B(i,j,2) = sum(sum(F.*I(:,:,2)))/norm_F;</w:t>
      </w:r>
    </w:p>
    <w:p w14:paraId="36B57A36"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B(i,j,3) = sum(sum(F.*I(:,:,3)))/norm_F;</w:t>
      </w:r>
    </w:p>
    <w:p w14:paraId="6B1E2B41"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lastRenderedPageBreak/>
        <w:t xml:space="preserve">                </w:t>
      </w:r>
    </w:p>
    <w:p w14:paraId="7F6E3AF2"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end</w:t>
      </w:r>
    </w:p>
    <w:p w14:paraId="42D84A21" w14:textId="77777777" w:rsidR="00007284" w:rsidRPr="00007284" w:rsidRDefault="00007284" w:rsidP="00007284">
      <w:pPr>
        <w:spacing w:line="360" w:lineRule="auto"/>
        <w:rPr>
          <w:rFonts w:ascii="Times New Roman" w:hAnsi="Times New Roman" w:cs="Times New Roman"/>
          <w:sz w:val="24"/>
          <w:szCs w:val="24"/>
        </w:rPr>
      </w:pPr>
    </w:p>
    <w:p w14:paraId="7EA0A355"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end</w:t>
      </w:r>
    </w:p>
    <w:p w14:paraId="73A701CA" w14:textId="77777777" w:rsidR="00007284" w:rsidRPr="00007284" w:rsidRDefault="00007284" w:rsidP="00007284">
      <w:pPr>
        <w:spacing w:line="360" w:lineRule="auto"/>
        <w:rPr>
          <w:rFonts w:ascii="Times New Roman" w:hAnsi="Times New Roman" w:cs="Times New Roman"/>
          <w:sz w:val="24"/>
          <w:szCs w:val="24"/>
        </w:rPr>
      </w:pPr>
    </w:p>
    <w:p w14:paraId="68FCA3C8"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Convert filtered image back to sRGB color space.</w:t>
      </w:r>
    </w:p>
    <w:p w14:paraId="3F24242C"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if exist('applycform','file')</w:t>
      </w:r>
    </w:p>
    <w:p w14:paraId="688C70C4"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B = applycform(B,makecform('lab2srgb'));</w:t>
      </w:r>
    </w:p>
    <w:p w14:paraId="6ECF05AA"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else  </w:t>
      </w:r>
    </w:p>
    <w:p w14:paraId="17192B45"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B = colorspace('RGB&lt;-Lab',B);</w:t>
      </w:r>
    </w:p>
    <w:p w14:paraId="3B9DA7BF"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end</w:t>
      </w:r>
    </w:p>
    <w:p w14:paraId="2A390E46" w14:textId="77777777" w:rsidR="00007284" w:rsidRPr="00007284" w:rsidRDefault="00007284" w:rsidP="00007284">
      <w:pPr>
        <w:spacing w:line="360" w:lineRule="auto"/>
        <w:rPr>
          <w:rFonts w:ascii="Times New Roman" w:hAnsi="Times New Roman" w:cs="Times New Roman"/>
          <w:sz w:val="24"/>
          <w:szCs w:val="24"/>
        </w:rPr>
      </w:pPr>
    </w:p>
    <w:p w14:paraId="69E55CA2" w14:textId="77777777" w:rsidR="00007284" w:rsidRPr="005F29DC" w:rsidRDefault="005F29DC" w:rsidP="00007284">
      <w:pPr>
        <w:spacing w:line="360" w:lineRule="auto"/>
        <w:rPr>
          <w:rFonts w:ascii="Times New Roman" w:hAnsi="Times New Roman" w:cs="Times New Roman"/>
          <w:b/>
          <w:sz w:val="24"/>
          <w:szCs w:val="24"/>
        </w:rPr>
      </w:pPr>
      <w:r>
        <w:rPr>
          <w:rFonts w:ascii="Times New Roman" w:hAnsi="Times New Roman" w:cs="Times New Roman"/>
          <w:b/>
          <w:sz w:val="24"/>
          <w:szCs w:val="24"/>
        </w:rPr>
        <w:t>Source Code For Performance Evaluation</w:t>
      </w:r>
    </w:p>
    <w:p w14:paraId="1F1F9E73" w14:textId="77777777" w:rsidR="006C2E67" w:rsidRDefault="006C2E67" w:rsidP="00007284">
      <w:pPr>
        <w:spacing w:line="360" w:lineRule="auto"/>
        <w:rPr>
          <w:rFonts w:ascii="Times New Roman" w:hAnsi="Times New Roman" w:cs="Times New Roman"/>
          <w:sz w:val="24"/>
          <w:szCs w:val="24"/>
        </w:rPr>
      </w:pPr>
      <w:r>
        <w:rPr>
          <w:rFonts w:ascii="Times New Roman" w:hAnsi="Times New Roman" w:cs="Times New Roman"/>
          <w:sz w:val="24"/>
          <w:szCs w:val="24"/>
        </w:rPr>
        <w:t xml:space="preserve">Mutual Information </w:t>
      </w:r>
    </w:p>
    <w:p w14:paraId="1B0E7553" w14:textId="77777777" w:rsidR="00007284" w:rsidRPr="00007284" w:rsidRDefault="00E50829" w:rsidP="00E50829">
      <w:pPr>
        <w:spacing w:line="360" w:lineRule="auto"/>
        <w:rPr>
          <w:rFonts w:ascii="Times New Roman" w:hAnsi="Times New Roman" w:cs="Times New Roman"/>
          <w:sz w:val="24"/>
          <w:szCs w:val="24"/>
        </w:rPr>
      </w:pPr>
      <w:r>
        <w:rPr>
          <w:rFonts w:ascii="Times New Roman" w:hAnsi="Times New Roman" w:cs="Times New Roman"/>
          <w:sz w:val="24"/>
          <w:szCs w:val="24"/>
        </w:rPr>
        <w:t>F</w:t>
      </w:r>
      <w:r w:rsidR="006C2E67">
        <w:rPr>
          <w:rFonts w:ascii="Times New Roman" w:hAnsi="Times New Roman" w:cs="Times New Roman"/>
          <w:sz w:val="24"/>
          <w:szCs w:val="24"/>
        </w:rPr>
        <w:t>unction</w:t>
      </w:r>
      <w:r>
        <w:rPr>
          <w:rFonts w:ascii="Times New Roman" w:hAnsi="Times New Roman" w:cs="Times New Roman"/>
          <w:sz w:val="24"/>
          <w:szCs w:val="24"/>
        </w:rPr>
        <w:t xml:space="preserve"> </w:t>
      </w:r>
      <w:r w:rsidR="00007284" w:rsidRPr="00007284">
        <w:rPr>
          <w:rFonts w:ascii="Times New Roman" w:hAnsi="Times New Roman" w:cs="Times New Roman"/>
          <w:sz w:val="24"/>
          <w:szCs w:val="24"/>
        </w:rPr>
        <w:t>mutural_informationR</w:t>
      </w:r>
      <w:r>
        <w:rPr>
          <w:rFonts w:ascii="Times New Roman" w:hAnsi="Times New Roman" w:cs="Times New Roman"/>
          <w:sz w:val="24"/>
          <w:szCs w:val="24"/>
        </w:rPr>
        <w:t xml:space="preserve"> </w:t>
      </w:r>
      <w:r w:rsidR="00007284" w:rsidRPr="00007284">
        <w:rPr>
          <w:rFonts w:ascii="Times New Roman" w:hAnsi="Times New Roman" w:cs="Times New Roman"/>
          <w:sz w:val="24"/>
          <w:szCs w:val="24"/>
        </w:rPr>
        <w:t>=</w:t>
      </w:r>
      <w:r>
        <w:rPr>
          <w:rFonts w:ascii="Times New Roman" w:hAnsi="Times New Roman" w:cs="Times New Roman"/>
          <w:sz w:val="24"/>
          <w:szCs w:val="24"/>
        </w:rPr>
        <w:t xml:space="preserve"> </w:t>
      </w:r>
      <w:r w:rsidR="00007284" w:rsidRPr="00007284">
        <w:rPr>
          <w:rFonts w:ascii="Times New Roman" w:hAnsi="Times New Roman" w:cs="Times New Roman"/>
          <w:sz w:val="24"/>
          <w:szCs w:val="24"/>
        </w:rPr>
        <w:t>mutural_info</w:t>
      </w:r>
      <w:r>
        <w:rPr>
          <w:rFonts w:ascii="Times New Roman" w:hAnsi="Times New Roman" w:cs="Times New Roman"/>
          <w:sz w:val="24"/>
          <w:szCs w:val="24"/>
        </w:rPr>
        <w:t>(matrixA,matrixB,</w:t>
      </w:r>
      <w:r w:rsidR="00007284" w:rsidRPr="00007284">
        <w:rPr>
          <w:rFonts w:ascii="Times New Roman" w:hAnsi="Times New Roman" w:cs="Times New Roman"/>
          <w:sz w:val="24"/>
          <w:szCs w:val="24"/>
        </w:rPr>
        <w:t>matrixF,</w:t>
      </w:r>
      <w:r>
        <w:rPr>
          <w:rFonts w:ascii="Times New Roman" w:hAnsi="Times New Roman" w:cs="Times New Roman"/>
          <w:sz w:val="24"/>
          <w:szCs w:val="24"/>
        </w:rPr>
        <w:t xml:space="preserve"> </w:t>
      </w:r>
      <w:r w:rsidR="00007284" w:rsidRPr="00007284">
        <w:rPr>
          <w:rFonts w:ascii="Times New Roman" w:hAnsi="Times New Roman" w:cs="Times New Roman"/>
          <w:sz w:val="24"/>
          <w:szCs w:val="24"/>
        </w:rPr>
        <w:t>grey_level)</w:t>
      </w:r>
    </w:p>
    <w:p w14:paraId="14B7B8F0" w14:textId="77777777" w:rsidR="00007284" w:rsidRPr="00007284" w:rsidRDefault="00E50829" w:rsidP="00007284">
      <w:pPr>
        <w:spacing w:line="360" w:lineRule="auto"/>
        <w:rPr>
          <w:rFonts w:ascii="Times New Roman" w:hAnsi="Times New Roman" w:cs="Times New Roman"/>
          <w:sz w:val="24"/>
          <w:szCs w:val="24"/>
        </w:rPr>
      </w:pPr>
      <w:r>
        <w:rPr>
          <w:rFonts w:ascii="Times New Roman" w:hAnsi="Times New Roman" w:cs="Times New Roman"/>
          <w:sz w:val="24"/>
          <w:szCs w:val="24"/>
        </w:rPr>
        <w:t>HA = entropy_fusion(</w:t>
      </w:r>
      <w:r w:rsidR="00007284" w:rsidRPr="00007284">
        <w:rPr>
          <w:rFonts w:ascii="Times New Roman" w:hAnsi="Times New Roman" w:cs="Times New Roman"/>
          <w:sz w:val="24"/>
          <w:szCs w:val="24"/>
        </w:rPr>
        <w:t>matrixA,grey_level);</w:t>
      </w:r>
    </w:p>
    <w:p w14:paraId="673E831C" w14:textId="77777777" w:rsidR="00007284" w:rsidRPr="00007284" w:rsidRDefault="00E50829" w:rsidP="00007284">
      <w:pPr>
        <w:spacing w:line="360" w:lineRule="auto"/>
        <w:rPr>
          <w:rFonts w:ascii="Times New Roman" w:hAnsi="Times New Roman" w:cs="Times New Roman"/>
          <w:sz w:val="24"/>
          <w:szCs w:val="24"/>
        </w:rPr>
      </w:pPr>
      <w:r>
        <w:rPr>
          <w:rFonts w:ascii="Times New Roman" w:hAnsi="Times New Roman" w:cs="Times New Roman"/>
          <w:sz w:val="24"/>
          <w:szCs w:val="24"/>
        </w:rPr>
        <w:t>HB = entropy_fusion(</w:t>
      </w:r>
      <w:r w:rsidR="00007284" w:rsidRPr="00007284">
        <w:rPr>
          <w:rFonts w:ascii="Times New Roman" w:hAnsi="Times New Roman" w:cs="Times New Roman"/>
          <w:sz w:val="24"/>
          <w:szCs w:val="24"/>
        </w:rPr>
        <w:t>matrixB,grey_level);</w:t>
      </w:r>
    </w:p>
    <w:p w14:paraId="6438C4A7" w14:textId="77777777" w:rsidR="00007284" w:rsidRPr="00007284" w:rsidRDefault="00E50829" w:rsidP="00007284">
      <w:pPr>
        <w:spacing w:line="360" w:lineRule="auto"/>
        <w:rPr>
          <w:rFonts w:ascii="Times New Roman" w:hAnsi="Times New Roman" w:cs="Times New Roman"/>
          <w:sz w:val="24"/>
          <w:szCs w:val="24"/>
        </w:rPr>
      </w:pPr>
      <w:r>
        <w:rPr>
          <w:rFonts w:ascii="Times New Roman" w:hAnsi="Times New Roman" w:cs="Times New Roman"/>
          <w:sz w:val="24"/>
          <w:szCs w:val="24"/>
        </w:rPr>
        <w:t>HF = entropy_fusion(</w:t>
      </w:r>
      <w:r w:rsidR="00007284" w:rsidRPr="00007284">
        <w:rPr>
          <w:rFonts w:ascii="Times New Roman" w:hAnsi="Times New Roman" w:cs="Times New Roman"/>
          <w:sz w:val="24"/>
          <w:szCs w:val="24"/>
        </w:rPr>
        <w:t>matrixF,grey_level);</w:t>
      </w:r>
    </w:p>
    <w:p w14:paraId="70DD21B1" w14:textId="77777777" w:rsidR="00007284" w:rsidRPr="00007284" w:rsidRDefault="00E50829" w:rsidP="00007284">
      <w:pPr>
        <w:spacing w:line="360" w:lineRule="auto"/>
        <w:rPr>
          <w:rFonts w:ascii="Times New Roman" w:hAnsi="Times New Roman" w:cs="Times New Roman"/>
          <w:sz w:val="24"/>
          <w:szCs w:val="24"/>
        </w:rPr>
      </w:pPr>
      <w:r>
        <w:rPr>
          <w:rFonts w:ascii="Times New Roman" w:hAnsi="Times New Roman" w:cs="Times New Roman"/>
          <w:sz w:val="24"/>
          <w:szCs w:val="24"/>
        </w:rPr>
        <w:t>HFA = Hab(matrixF,</w:t>
      </w:r>
      <w:r w:rsidR="00007284" w:rsidRPr="00007284">
        <w:rPr>
          <w:rFonts w:ascii="Times New Roman" w:hAnsi="Times New Roman" w:cs="Times New Roman"/>
          <w:sz w:val="24"/>
          <w:szCs w:val="24"/>
        </w:rPr>
        <w:t>matrixA,grey_level);</w:t>
      </w:r>
    </w:p>
    <w:p w14:paraId="6E627A22" w14:textId="77777777" w:rsidR="00007284" w:rsidRPr="00007284" w:rsidRDefault="00E50829" w:rsidP="00007284">
      <w:pPr>
        <w:spacing w:line="360" w:lineRule="auto"/>
        <w:rPr>
          <w:rFonts w:ascii="Times New Roman" w:hAnsi="Times New Roman" w:cs="Times New Roman"/>
          <w:sz w:val="24"/>
          <w:szCs w:val="24"/>
        </w:rPr>
      </w:pPr>
      <w:r>
        <w:rPr>
          <w:rFonts w:ascii="Times New Roman" w:hAnsi="Times New Roman" w:cs="Times New Roman"/>
          <w:sz w:val="24"/>
          <w:szCs w:val="24"/>
        </w:rPr>
        <w:t>HFB = Hab(matrixF,</w:t>
      </w:r>
      <w:r w:rsidR="00007284" w:rsidRPr="00007284">
        <w:rPr>
          <w:rFonts w:ascii="Times New Roman" w:hAnsi="Times New Roman" w:cs="Times New Roman"/>
          <w:sz w:val="24"/>
          <w:szCs w:val="24"/>
        </w:rPr>
        <w:t>matrixB,grey_level);</w:t>
      </w:r>
    </w:p>
    <w:p w14:paraId="52F46DDA"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MIFA=HA+HF-HFA;</w:t>
      </w:r>
    </w:p>
    <w:p w14:paraId="062715A5"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MIFB=HB+HF-HFB;</w:t>
      </w:r>
    </w:p>
    <w:p w14:paraId="24761F6E" w14:textId="77777777" w:rsidR="005F29DC" w:rsidRDefault="005F29DC" w:rsidP="0000728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mutural_informationR=MIFA+MIFB;</w:t>
      </w:r>
    </w:p>
    <w:p w14:paraId="62A0732F"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%Source code for entropy_fusion Function</w:t>
      </w:r>
    </w:p>
    <w:p w14:paraId="406FC311"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function entropyR=entropy</w:t>
      </w:r>
      <w:r w:rsidR="005F29DC">
        <w:rPr>
          <w:rFonts w:ascii="Times New Roman" w:hAnsi="Times New Roman" w:cs="Times New Roman"/>
          <w:sz w:val="24"/>
          <w:szCs w:val="24"/>
        </w:rPr>
        <w:t>_fusion(grey_matrix,grey_level)</w:t>
      </w:r>
    </w:p>
    <w:p w14:paraId="1A9B39B8"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[row,column,r]=size(grey_matrix);</w:t>
      </w:r>
    </w:p>
    <w:p w14:paraId="500219D1" w14:textId="77777777" w:rsidR="00007284" w:rsidRPr="00007284" w:rsidRDefault="005F29DC" w:rsidP="00007284">
      <w:pPr>
        <w:spacing w:line="360" w:lineRule="auto"/>
        <w:rPr>
          <w:rFonts w:ascii="Times New Roman" w:hAnsi="Times New Roman" w:cs="Times New Roman"/>
          <w:sz w:val="24"/>
          <w:szCs w:val="24"/>
        </w:rPr>
      </w:pPr>
      <w:r>
        <w:rPr>
          <w:rFonts w:ascii="Times New Roman" w:hAnsi="Times New Roman" w:cs="Times New Roman"/>
          <w:sz w:val="24"/>
          <w:szCs w:val="24"/>
        </w:rPr>
        <w:t>total=row*column;</w:t>
      </w:r>
    </w:p>
    <w:p w14:paraId="7BA535D2"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counter=zeros(1,grey_level);</w:t>
      </w:r>
    </w:p>
    <w:p w14:paraId="0C0EC3C3"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grey_matrix=grey_matrix+1;</w:t>
      </w:r>
    </w:p>
    <w:p w14:paraId="2D78B6BB"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for i=1:row</w:t>
      </w:r>
    </w:p>
    <w:p w14:paraId="0B06E1D4"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for j=1:column</w:t>
      </w:r>
    </w:p>
    <w:p w14:paraId="221236D8"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indexx= grey_matrix(i,j);</w:t>
      </w:r>
    </w:p>
    <w:p w14:paraId="2FCEB21E"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if(uint8(indexx)~=0)</w:t>
      </w:r>
    </w:p>
    <w:p w14:paraId="279404D6"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counter(uint8(indexx))=counter(uint8(indexx))+1;</w:t>
      </w:r>
    </w:p>
    <w:p w14:paraId="748A5AB5"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end</w:t>
      </w:r>
    </w:p>
    <w:p w14:paraId="7AC6D134"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end</w:t>
      </w:r>
    </w:p>
    <w:p w14:paraId="3854B70B"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end</w:t>
      </w:r>
    </w:p>
    <w:p w14:paraId="24FF0447"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total= sum(counter(:));</w:t>
      </w:r>
    </w:p>
    <w:p w14:paraId="6653E51E"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index = find(counter~=0);</w:t>
      </w:r>
    </w:p>
    <w:p w14:paraId="3B899B1F"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p = counter/total;</w:t>
      </w:r>
    </w:p>
    <w:p w14:paraId="2910CB55"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entropyR= sum(sum(-p(i</w:t>
      </w:r>
      <w:r w:rsidR="005F29DC">
        <w:rPr>
          <w:rFonts w:ascii="Times New Roman" w:hAnsi="Times New Roman" w:cs="Times New Roman"/>
          <w:sz w:val="24"/>
          <w:szCs w:val="24"/>
        </w:rPr>
        <w:t>ndex).*log2(p(index))));</w:t>
      </w:r>
    </w:p>
    <w:p w14:paraId="045531E8" w14:textId="77777777" w:rsidR="00007284" w:rsidRPr="00007284" w:rsidRDefault="005F29DC" w:rsidP="00007284">
      <w:pPr>
        <w:spacing w:line="360" w:lineRule="auto"/>
        <w:rPr>
          <w:rFonts w:ascii="Times New Roman" w:hAnsi="Times New Roman" w:cs="Times New Roman"/>
          <w:sz w:val="24"/>
          <w:szCs w:val="24"/>
        </w:rPr>
      </w:pPr>
      <w:r>
        <w:rPr>
          <w:rFonts w:ascii="Times New Roman" w:hAnsi="Times New Roman" w:cs="Times New Roman"/>
          <w:sz w:val="24"/>
          <w:szCs w:val="24"/>
        </w:rPr>
        <w:t>%Source code for Hab Function</w:t>
      </w:r>
    </w:p>
    <w:p w14:paraId="53684355"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function HabR=Hab(grey_m</w:t>
      </w:r>
      <w:r w:rsidR="005F29DC">
        <w:rPr>
          <w:rFonts w:ascii="Times New Roman" w:hAnsi="Times New Roman" w:cs="Times New Roman"/>
          <w:sz w:val="24"/>
          <w:szCs w:val="24"/>
        </w:rPr>
        <w:t>atrixA,grey_matrixB,grey_level)</w:t>
      </w:r>
    </w:p>
    <w:p w14:paraId="61EBFA9B"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[row,column]=size(grey_matrixB);</w:t>
      </w:r>
    </w:p>
    <w:p w14:paraId="34F9E746" w14:textId="77777777" w:rsidR="00007284" w:rsidRPr="00007284" w:rsidRDefault="005F29DC" w:rsidP="0000728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counter = zeros(256,256);</w:t>
      </w:r>
    </w:p>
    <w:p w14:paraId="722A2F89"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grey_matrixA=grey_matrixA+1;</w:t>
      </w:r>
    </w:p>
    <w:p w14:paraId="576E8312"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grey_matrixB=grey_matrixB+1;</w:t>
      </w:r>
    </w:p>
    <w:p w14:paraId="45A71D62"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for i=1:row</w:t>
      </w:r>
    </w:p>
    <w:p w14:paraId="371F1C42"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for j=1:column</w:t>
      </w:r>
    </w:p>
    <w:p w14:paraId="3F8BD9C8"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indexx = uint8(grey_matrixA(i,j));</w:t>
      </w:r>
    </w:p>
    <w:p w14:paraId="732EA445"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indexy = uint8(grey_matrixB(i,j));</w:t>
      </w:r>
    </w:p>
    <w:p w14:paraId="5F60EA5E"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if(indexx~=0 &amp;&amp; indexy~=0)</w:t>
      </w:r>
    </w:p>
    <w:p w14:paraId="240C095E"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counter(indexx,indexy) = counter(indexx,indexy)+1;%ÁªºÏÖ±·½Í¼</w:t>
      </w:r>
    </w:p>
    <w:p w14:paraId="7CD0203B"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end</w:t>
      </w:r>
    </w:p>
    <w:p w14:paraId="57716367"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 xml:space="preserve">        end</w:t>
      </w:r>
    </w:p>
    <w:p w14:paraId="33FF5CE1" w14:textId="77777777" w:rsidR="00007284" w:rsidRPr="00007284" w:rsidRDefault="005F29DC" w:rsidP="00007284">
      <w:pPr>
        <w:spacing w:line="360" w:lineRule="auto"/>
        <w:rPr>
          <w:rFonts w:ascii="Times New Roman" w:hAnsi="Times New Roman" w:cs="Times New Roman"/>
          <w:sz w:val="24"/>
          <w:szCs w:val="24"/>
        </w:rPr>
      </w:pPr>
      <w:r>
        <w:rPr>
          <w:rFonts w:ascii="Times New Roman" w:hAnsi="Times New Roman" w:cs="Times New Roman"/>
          <w:sz w:val="24"/>
          <w:szCs w:val="24"/>
        </w:rPr>
        <w:t>end</w:t>
      </w:r>
    </w:p>
    <w:p w14:paraId="669B043E"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total= sum(counter(:));</w:t>
      </w:r>
    </w:p>
    <w:p w14:paraId="63FEBCED"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index = find(counter~=0);</w:t>
      </w:r>
    </w:p>
    <w:p w14:paraId="3EA2BA59" w14:textId="77777777" w:rsidR="00007284" w:rsidRPr="00007284" w:rsidRDefault="00007284" w:rsidP="00007284">
      <w:pPr>
        <w:spacing w:line="360" w:lineRule="auto"/>
        <w:rPr>
          <w:rFonts w:ascii="Times New Roman" w:hAnsi="Times New Roman" w:cs="Times New Roman"/>
          <w:sz w:val="24"/>
          <w:szCs w:val="24"/>
        </w:rPr>
      </w:pPr>
      <w:r w:rsidRPr="00007284">
        <w:rPr>
          <w:rFonts w:ascii="Times New Roman" w:hAnsi="Times New Roman" w:cs="Times New Roman"/>
          <w:sz w:val="24"/>
          <w:szCs w:val="24"/>
        </w:rPr>
        <w:t>p = counter/total;</w:t>
      </w:r>
    </w:p>
    <w:p w14:paraId="03D3B18A" w14:textId="77777777" w:rsidR="00A92AA3" w:rsidRPr="005F29DC" w:rsidRDefault="00007284" w:rsidP="005F29DC">
      <w:pPr>
        <w:spacing w:line="360" w:lineRule="auto"/>
        <w:rPr>
          <w:rFonts w:ascii="Times New Roman" w:hAnsi="Times New Roman" w:cs="Times New Roman"/>
          <w:sz w:val="24"/>
          <w:szCs w:val="24"/>
        </w:rPr>
      </w:pPr>
      <w:r w:rsidRPr="00007284">
        <w:rPr>
          <w:rFonts w:ascii="Times New Roman" w:hAnsi="Times New Roman" w:cs="Times New Roman"/>
          <w:sz w:val="24"/>
          <w:szCs w:val="24"/>
        </w:rPr>
        <w:t>HabR = sum(s</w:t>
      </w:r>
      <w:r w:rsidR="005F29DC">
        <w:rPr>
          <w:rFonts w:ascii="Times New Roman" w:hAnsi="Times New Roman" w:cs="Times New Roman"/>
          <w:sz w:val="24"/>
          <w:szCs w:val="24"/>
        </w:rPr>
        <w:t>um(-p(index).*log2(p(index))));</w:t>
      </w:r>
    </w:p>
    <w:sectPr w:rsidR="00A92AA3" w:rsidRPr="005F29DC" w:rsidSect="001876F3">
      <w:headerReference w:type="default" r:id="rId48"/>
      <w:footerReference w:type="default" r:id="rId49"/>
      <w:pgSz w:w="11907" w:h="16839" w:code="9"/>
      <w:pgMar w:top="1080" w:right="1440" w:bottom="1080" w:left="180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4" w:author="SB" w:date="2017-05-14T11:28:00Z" w:initials="s">
    <w:p w14:paraId="30D36632" w14:textId="77777777" w:rsidR="00AA3553" w:rsidRDefault="00AA3553">
      <w:pPr>
        <w:pStyle w:val="CommentText"/>
      </w:pPr>
      <w:r>
        <w:rPr>
          <w:rStyle w:val="CommentReference"/>
        </w:rPr>
        <w:annotationRef/>
      </w:r>
      <w:r>
        <w:t>Use passive voice throughout the report</w:t>
      </w:r>
    </w:p>
  </w:comment>
  <w:comment w:id="39" w:author="SB" w:date="2017-05-14T11:51:00Z" w:initials="s">
    <w:p w14:paraId="2F284773" w14:textId="2640F5D5" w:rsidR="00AA3553" w:rsidRDefault="00AA3553">
      <w:pPr>
        <w:pStyle w:val="CommentText"/>
      </w:pPr>
      <w:r>
        <w:rPr>
          <w:rStyle w:val="CommentReference"/>
        </w:rPr>
        <w:annotationRef/>
      </w:r>
      <w:r>
        <w:t>Here, you can show few examples of image registration</w:t>
      </w:r>
    </w:p>
  </w:comment>
  <w:comment w:id="257" w:author="SB" w:date="2017-05-14T12:18:00Z" w:initials="s">
    <w:p w14:paraId="4077E3EE" w14:textId="2EA67806" w:rsidR="00AA3553" w:rsidRDefault="00AA3553">
      <w:pPr>
        <w:pStyle w:val="CommentText"/>
      </w:pPr>
      <w:r>
        <w:rPr>
          <w:rStyle w:val="CommentReference"/>
        </w:rPr>
        <w:annotationRef/>
      </w:r>
      <w:r>
        <w:t>Put this in the previous slide</w:t>
      </w:r>
    </w:p>
  </w:comment>
  <w:comment w:id="424" w:author="SB" w:date="2017-05-14T12:14:00Z" w:initials="s">
    <w:p w14:paraId="684CBC08" w14:textId="54B2A213" w:rsidR="00AA3553" w:rsidRDefault="00AA3553">
      <w:pPr>
        <w:pStyle w:val="CommentText"/>
      </w:pPr>
      <w:r>
        <w:rPr>
          <w:rStyle w:val="CommentReference"/>
        </w:rPr>
        <w:annotationRef/>
      </w:r>
      <w:r>
        <w:t>Mention the source from where it is taken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0D36632" w15:done="0"/>
  <w15:commentEx w15:paraId="2F284773" w15:done="0"/>
  <w15:commentEx w15:paraId="4077E3EE" w15:done="0"/>
  <w15:commentEx w15:paraId="684CBC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20FEE0" w14:textId="77777777" w:rsidR="00BE554C" w:rsidRDefault="00BE554C" w:rsidP="001B25FE">
      <w:pPr>
        <w:spacing w:after="0" w:line="240" w:lineRule="auto"/>
      </w:pPr>
      <w:r>
        <w:separator/>
      </w:r>
    </w:p>
  </w:endnote>
  <w:endnote w:type="continuationSeparator" w:id="0">
    <w:p w14:paraId="2504517B" w14:textId="77777777" w:rsidR="00BE554C" w:rsidRDefault="00BE554C" w:rsidP="001B2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ngsana New">
    <w:panose1 w:val="02020603050405020304"/>
    <w:charset w:val="00"/>
    <w:family w:val="roman"/>
    <w:pitch w:val="variable"/>
    <w:sig w:usb0="81000003" w:usb1="00000000" w:usb2="00000000" w:usb3="00000000" w:csb0="00010001" w:csb1="00000000"/>
  </w:font>
  <w:font w:name="CMR10">
    <w:altName w:val="MS Mincho"/>
    <w:panose1 w:val="00000000000000000000"/>
    <w:charset w:val="80"/>
    <w:family w:val="auto"/>
    <w:notTrueType/>
    <w:pitch w:val="default"/>
    <w:sig w:usb0="00000001" w:usb1="08070000" w:usb2="00000010" w:usb3="00000000" w:csb0="00020000" w:csb1="00000000"/>
  </w:font>
  <w:font w:name="AdvTT5235d5a9">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TimesNewRoman,Italic">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61B429" w14:textId="77777777" w:rsidR="00AA3553" w:rsidRDefault="00AA3553" w:rsidP="000D0984">
    <w:pPr>
      <w:pStyle w:val="Header"/>
      <w:pBdr>
        <w:top w:val="single" w:sz="6" w:space="10" w:color="4F81BD" w:themeColor="accent1"/>
      </w:pBdr>
      <w:spacing w:before="240"/>
      <w:rPr>
        <w:color w:val="4F81BD" w:themeColor="accent1"/>
      </w:rPr>
    </w:pPr>
    <w:r>
      <w:rPr>
        <w:color w:val="4F81BD" w:themeColor="accent1"/>
      </w:rPr>
      <w:t xml:space="preserve">Dept. of CSE, DSCE, Bangalore – 78                                                                                      </w:t>
    </w:r>
    <w:r w:rsidRPr="000D0984">
      <w:rPr>
        <w:color w:val="4F81BD" w:themeColor="accent1"/>
      </w:rPr>
      <w:t xml:space="preserve">Page </w:t>
    </w:r>
    <w:r w:rsidRPr="000D0984">
      <w:rPr>
        <w:b/>
        <w:bCs/>
        <w:color w:val="4F81BD" w:themeColor="accent1"/>
      </w:rPr>
      <w:fldChar w:fldCharType="begin"/>
    </w:r>
    <w:r w:rsidRPr="000D0984">
      <w:rPr>
        <w:b/>
        <w:bCs/>
        <w:color w:val="4F81BD" w:themeColor="accent1"/>
      </w:rPr>
      <w:instrText xml:space="preserve"> PAGE  \* Arabic  \* MERGEFORMAT </w:instrText>
    </w:r>
    <w:r w:rsidRPr="000D0984">
      <w:rPr>
        <w:b/>
        <w:bCs/>
        <w:color w:val="4F81BD" w:themeColor="accent1"/>
      </w:rPr>
      <w:fldChar w:fldCharType="separate"/>
    </w:r>
    <w:r w:rsidR="00EA3884">
      <w:rPr>
        <w:b/>
        <w:bCs/>
        <w:noProof/>
        <w:color w:val="4F81BD" w:themeColor="accent1"/>
      </w:rPr>
      <w:t>1</w:t>
    </w:r>
    <w:r w:rsidRPr="000D0984">
      <w:rPr>
        <w:b/>
        <w:bCs/>
        <w:color w:val="4F81BD" w:themeColor="accent1"/>
      </w:rPr>
      <w:fldChar w:fldCharType="end"/>
    </w:r>
    <w:r w:rsidRPr="000D0984">
      <w:rPr>
        <w:color w:val="4F81BD" w:themeColor="accent1"/>
      </w:rPr>
      <w:t xml:space="preserve"> of </w:t>
    </w:r>
    <w:fldSimple w:instr=" NUMPAGES  \* Arabic  \* MERGEFORMAT ">
      <w:r w:rsidR="00EA3884" w:rsidRPr="00EA3884">
        <w:rPr>
          <w:b/>
          <w:bCs/>
          <w:noProof/>
          <w:color w:val="4F81BD" w:themeColor="accent1"/>
        </w:rPr>
        <w:t>59</w:t>
      </w:r>
    </w:fldSimple>
  </w:p>
  <w:p w14:paraId="0D494D62" w14:textId="77777777" w:rsidR="00AA3553" w:rsidRDefault="00AA35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298E67" w14:textId="77777777" w:rsidR="00BE554C" w:rsidRDefault="00BE554C" w:rsidP="001B25FE">
      <w:pPr>
        <w:spacing w:after="0" w:line="240" w:lineRule="auto"/>
      </w:pPr>
      <w:r>
        <w:separator/>
      </w:r>
    </w:p>
  </w:footnote>
  <w:footnote w:type="continuationSeparator" w:id="0">
    <w:p w14:paraId="719CB560" w14:textId="77777777" w:rsidR="00BE554C" w:rsidRDefault="00BE554C" w:rsidP="001B25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565"/>
      <w:gridCol w:w="1102"/>
    </w:tblGrid>
    <w:tr w:rsidR="00AA3553" w14:paraId="2F6690BA" w14:textId="77777777" w:rsidTr="00865D0B">
      <w:trPr>
        <w:trHeight w:val="288"/>
      </w:trPr>
      <w:tc>
        <w:tcPr>
          <w:tcW w:w="7789" w:type="dxa"/>
        </w:tcPr>
        <w:p w14:paraId="15DF129F" w14:textId="77777777" w:rsidR="00AA3553" w:rsidRPr="008E78EE" w:rsidRDefault="00AA3553">
          <w:pPr>
            <w:pStyle w:val="Header"/>
            <w:jc w:val="both"/>
            <w:rPr>
              <w:rFonts w:ascii="Times New Roman" w:eastAsiaTheme="majorEastAsia" w:hAnsi="Times New Roman" w:cs="Times New Roman"/>
              <w:b/>
              <w:sz w:val="20"/>
              <w:szCs w:val="20"/>
            </w:rPr>
            <w:pPrChange w:id="2001" w:author="Tanish Sugnani" w:date="2017-05-15T20:34:00Z">
              <w:pPr>
                <w:pStyle w:val="Header"/>
              </w:pPr>
            </w:pPrChange>
          </w:pPr>
          <w:r>
            <w:rPr>
              <w:rFonts w:ascii="Times New Roman" w:eastAsiaTheme="majorEastAsia" w:hAnsi="Times New Roman" w:cs="Times New Roman"/>
              <w:b/>
              <w:sz w:val="20"/>
              <w:szCs w:val="20"/>
            </w:rPr>
            <w:t>Image Fusion of  Infrared(IR) and Visible images using a novel Hybrid MSD approach</w:t>
          </w:r>
        </w:p>
      </w:tc>
      <w:sdt>
        <w:sdtPr>
          <w:rPr>
            <w:rFonts w:asciiTheme="majorHAnsi" w:eastAsiaTheme="majorEastAsia" w:hAnsiTheme="majorHAnsi" w:cstheme="majorBidi"/>
            <w:b/>
            <w:bCs/>
            <w:color w:val="4F81BD" w:themeColor="accent1"/>
            <w:sz w:val="20"/>
            <w:szCs w:val="20"/>
          </w:rPr>
          <w:alias w:val="Year"/>
          <w:id w:val="-1402749545"/>
          <w:placeholder>
            <w:docPart w:val="81AD53AE3E5543EE8328B765C2D99DAB"/>
          </w:placeholder>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Content>
          <w:tc>
            <w:tcPr>
              <w:tcW w:w="1108" w:type="dxa"/>
            </w:tcPr>
            <w:p w14:paraId="29DA1BBB" w14:textId="3F70655A" w:rsidR="00AA3553" w:rsidRDefault="00AA3553" w:rsidP="00865D0B">
              <w:pPr>
                <w:pStyle w:val="Header"/>
                <w:rPr>
                  <w:rFonts w:asciiTheme="majorHAnsi" w:eastAsiaTheme="majorEastAsia" w:hAnsiTheme="majorHAnsi" w:cstheme="majorBidi"/>
                  <w:b/>
                  <w:bCs/>
                  <w:color w:val="4F81BD" w:themeColor="accent1"/>
                  <w:sz w:val="36"/>
                  <w:szCs w:val="36"/>
                </w:rPr>
              </w:pPr>
              <w:del w:id="2002" w:author="Tanish Sugnani" w:date="2017-05-16T17:40:00Z">
                <w:r w:rsidDel="008F3CAC">
                  <w:rPr>
                    <w:rFonts w:asciiTheme="majorHAnsi" w:eastAsiaTheme="majorEastAsia" w:hAnsiTheme="majorHAnsi" w:cstheme="majorBidi"/>
                    <w:b/>
                    <w:bCs/>
                    <w:color w:val="4F81BD" w:themeColor="accent1"/>
                    <w:sz w:val="20"/>
                    <w:szCs w:val="20"/>
                    <w:lang w:val="en-US"/>
                  </w:rPr>
                  <w:delText>2017-16</w:delText>
                </w:r>
              </w:del>
              <w:ins w:id="2003" w:author="Tanish Sugnani" w:date="2017-05-17T13:23:00Z">
                <w:r>
                  <w:rPr>
                    <w:rFonts w:asciiTheme="majorHAnsi" w:eastAsiaTheme="majorEastAsia" w:hAnsiTheme="majorHAnsi" w:cstheme="majorBidi"/>
                    <w:b/>
                    <w:bCs/>
                    <w:color w:val="4F81BD" w:themeColor="accent1"/>
                    <w:sz w:val="20"/>
                    <w:szCs w:val="20"/>
                    <w:lang w:val="en-US"/>
                  </w:rPr>
                  <w:t>2016</w:t>
                </w:r>
              </w:ins>
            </w:p>
          </w:tc>
        </w:sdtContent>
      </w:sdt>
    </w:tr>
  </w:tbl>
  <w:p w14:paraId="0CCB0777" w14:textId="77777777" w:rsidR="00AA3553" w:rsidRDefault="00AA35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A60F5B"/>
    <w:multiLevelType w:val="hybridMultilevel"/>
    <w:tmpl w:val="905A5B72"/>
    <w:lvl w:ilvl="0" w:tplc="6F00D002">
      <w:start w:val="1"/>
      <w:numFmt w:val="upp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
    <w:nsid w:val="0C4C6751"/>
    <w:multiLevelType w:val="hybridMultilevel"/>
    <w:tmpl w:val="FA181F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63547F"/>
    <w:multiLevelType w:val="hybridMultilevel"/>
    <w:tmpl w:val="CBB8F2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760BAA"/>
    <w:multiLevelType w:val="hybridMultilevel"/>
    <w:tmpl w:val="55646E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BCB7D47"/>
    <w:multiLevelType w:val="hybridMultilevel"/>
    <w:tmpl w:val="E372117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F41391B"/>
    <w:multiLevelType w:val="hybridMultilevel"/>
    <w:tmpl w:val="049AFBEC"/>
    <w:lvl w:ilvl="0" w:tplc="1562A350">
      <w:start w:val="1"/>
      <w:numFmt w:val="bullet"/>
      <w:lvlText w:val="•"/>
      <w:lvlJc w:val="left"/>
      <w:pPr>
        <w:tabs>
          <w:tab w:val="num" w:pos="720"/>
        </w:tabs>
        <w:ind w:left="720" w:hanging="360"/>
      </w:pPr>
      <w:rPr>
        <w:rFonts w:ascii="Arial" w:hAnsi="Arial" w:hint="default"/>
      </w:rPr>
    </w:lvl>
    <w:lvl w:ilvl="1" w:tplc="CF42BFAC" w:tentative="1">
      <w:start w:val="1"/>
      <w:numFmt w:val="bullet"/>
      <w:lvlText w:val="•"/>
      <w:lvlJc w:val="left"/>
      <w:pPr>
        <w:tabs>
          <w:tab w:val="num" w:pos="1440"/>
        </w:tabs>
        <w:ind w:left="1440" w:hanging="360"/>
      </w:pPr>
      <w:rPr>
        <w:rFonts w:ascii="Arial" w:hAnsi="Arial" w:hint="default"/>
      </w:rPr>
    </w:lvl>
    <w:lvl w:ilvl="2" w:tplc="AEA46DC6" w:tentative="1">
      <w:start w:val="1"/>
      <w:numFmt w:val="bullet"/>
      <w:lvlText w:val="•"/>
      <w:lvlJc w:val="left"/>
      <w:pPr>
        <w:tabs>
          <w:tab w:val="num" w:pos="2160"/>
        </w:tabs>
        <w:ind w:left="2160" w:hanging="360"/>
      </w:pPr>
      <w:rPr>
        <w:rFonts w:ascii="Arial" w:hAnsi="Arial" w:hint="default"/>
      </w:rPr>
    </w:lvl>
    <w:lvl w:ilvl="3" w:tplc="C130FC1A" w:tentative="1">
      <w:start w:val="1"/>
      <w:numFmt w:val="bullet"/>
      <w:lvlText w:val="•"/>
      <w:lvlJc w:val="left"/>
      <w:pPr>
        <w:tabs>
          <w:tab w:val="num" w:pos="2880"/>
        </w:tabs>
        <w:ind w:left="2880" w:hanging="360"/>
      </w:pPr>
      <w:rPr>
        <w:rFonts w:ascii="Arial" w:hAnsi="Arial" w:hint="default"/>
      </w:rPr>
    </w:lvl>
    <w:lvl w:ilvl="4" w:tplc="0FE65138" w:tentative="1">
      <w:start w:val="1"/>
      <w:numFmt w:val="bullet"/>
      <w:lvlText w:val="•"/>
      <w:lvlJc w:val="left"/>
      <w:pPr>
        <w:tabs>
          <w:tab w:val="num" w:pos="3600"/>
        </w:tabs>
        <w:ind w:left="3600" w:hanging="360"/>
      </w:pPr>
      <w:rPr>
        <w:rFonts w:ascii="Arial" w:hAnsi="Arial" w:hint="default"/>
      </w:rPr>
    </w:lvl>
    <w:lvl w:ilvl="5" w:tplc="56321CCC" w:tentative="1">
      <w:start w:val="1"/>
      <w:numFmt w:val="bullet"/>
      <w:lvlText w:val="•"/>
      <w:lvlJc w:val="left"/>
      <w:pPr>
        <w:tabs>
          <w:tab w:val="num" w:pos="4320"/>
        </w:tabs>
        <w:ind w:left="4320" w:hanging="360"/>
      </w:pPr>
      <w:rPr>
        <w:rFonts w:ascii="Arial" w:hAnsi="Arial" w:hint="default"/>
      </w:rPr>
    </w:lvl>
    <w:lvl w:ilvl="6" w:tplc="2D9E4FE8" w:tentative="1">
      <w:start w:val="1"/>
      <w:numFmt w:val="bullet"/>
      <w:lvlText w:val="•"/>
      <w:lvlJc w:val="left"/>
      <w:pPr>
        <w:tabs>
          <w:tab w:val="num" w:pos="5040"/>
        </w:tabs>
        <w:ind w:left="5040" w:hanging="360"/>
      </w:pPr>
      <w:rPr>
        <w:rFonts w:ascii="Arial" w:hAnsi="Arial" w:hint="default"/>
      </w:rPr>
    </w:lvl>
    <w:lvl w:ilvl="7" w:tplc="CEF40EB0" w:tentative="1">
      <w:start w:val="1"/>
      <w:numFmt w:val="bullet"/>
      <w:lvlText w:val="•"/>
      <w:lvlJc w:val="left"/>
      <w:pPr>
        <w:tabs>
          <w:tab w:val="num" w:pos="5760"/>
        </w:tabs>
        <w:ind w:left="5760" w:hanging="360"/>
      </w:pPr>
      <w:rPr>
        <w:rFonts w:ascii="Arial" w:hAnsi="Arial" w:hint="default"/>
      </w:rPr>
    </w:lvl>
    <w:lvl w:ilvl="8" w:tplc="B19C5E32" w:tentative="1">
      <w:start w:val="1"/>
      <w:numFmt w:val="bullet"/>
      <w:lvlText w:val="•"/>
      <w:lvlJc w:val="left"/>
      <w:pPr>
        <w:tabs>
          <w:tab w:val="num" w:pos="6480"/>
        </w:tabs>
        <w:ind w:left="6480" w:hanging="360"/>
      </w:pPr>
      <w:rPr>
        <w:rFonts w:ascii="Arial" w:hAnsi="Arial" w:hint="default"/>
      </w:rPr>
    </w:lvl>
  </w:abstractNum>
  <w:abstractNum w:abstractNumId="6">
    <w:nsid w:val="252D6539"/>
    <w:multiLevelType w:val="hybridMultilevel"/>
    <w:tmpl w:val="16AE6AC6"/>
    <w:lvl w:ilvl="0" w:tplc="40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DA2A7A"/>
    <w:multiLevelType w:val="hybridMultilevel"/>
    <w:tmpl w:val="7E7A7A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1B2FC5"/>
    <w:multiLevelType w:val="hybridMultilevel"/>
    <w:tmpl w:val="83F238AE"/>
    <w:lvl w:ilvl="0" w:tplc="40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CF4C8F"/>
    <w:multiLevelType w:val="hybridMultilevel"/>
    <w:tmpl w:val="5FCA46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1B47D0F"/>
    <w:multiLevelType w:val="hybridMultilevel"/>
    <w:tmpl w:val="E3D27128"/>
    <w:lvl w:ilvl="0" w:tplc="40090001">
      <w:start w:val="1"/>
      <w:numFmt w:val="bullet"/>
      <w:lvlText w:val=""/>
      <w:lvlJc w:val="left"/>
      <w:pPr>
        <w:ind w:left="1168" w:hanging="360"/>
      </w:pPr>
      <w:rPr>
        <w:rFonts w:ascii="Symbol" w:hAnsi="Symbol" w:hint="default"/>
      </w:rPr>
    </w:lvl>
    <w:lvl w:ilvl="1" w:tplc="40090003" w:tentative="1">
      <w:start w:val="1"/>
      <w:numFmt w:val="bullet"/>
      <w:lvlText w:val="o"/>
      <w:lvlJc w:val="left"/>
      <w:pPr>
        <w:ind w:left="1888" w:hanging="360"/>
      </w:pPr>
      <w:rPr>
        <w:rFonts w:ascii="Courier New" w:hAnsi="Courier New" w:cs="Courier New" w:hint="default"/>
      </w:rPr>
    </w:lvl>
    <w:lvl w:ilvl="2" w:tplc="40090005" w:tentative="1">
      <w:start w:val="1"/>
      <w:numFmt w:val="bullet"/>
      <w:lvlText w:val=""/>
      <w:lvlJc w:val="left"/>
      <w:pPr>
        <w:ind w:left="2608" w:hanging="360"/>
      </w:pPr>
      <w:rPr>
        <w:rFonts w:ascii="Wingdings" w:hAnsi="Wingdings" w:hint="default"/>
      </w:rPr>
    </w:lvl>
    <w:lvl w:ilvl="3" w:tplc="40090001" w:tentative="1">
      <w:start w:val="1"/>
      <w:numFmt w:val="bullet"/>
      <w:lvlText w:val=""/>
      <w:lvlJc w:val="left"/>
      <w:pPr>
        <w:ind w:left="3328" w:hanging="360"/>
      </w:pPr>
      <w:rPr>
        <w:rFonts w:ascii="Symbol" w:hAnsi="Symbol" w:hint="default"/>
      </w:rPr>
    </w:lvl>
    <w:lvl w:ilvl="4" w:tplc="40090003" w:tentative="1">
      <w:start w:val="1"/>
      <w:numFmt w:val="bullet"/>
      <w:lvlText w:val="o"/>
      <w:lvlJc w:val="left"/>
      <w:pPr>
        <w:ind w:left="4048" w:hanging="360"/>
      </w:pPr>
      <w:rPr>
        <w:rFonts w:ascii="Courier New" w:hAnsi="Courier New" w:cs="Courier New" w:hint="default"/>
      </w:rPr>
    </w:lvl>
    <w:lvl w:ilvl="5" w:tplc="40090005" w:tentative="1">
      <w:start w:val="1"/>
      <w:numFmt w:val="bullet"/>
      <w:lvlText w:val=""/>
      <w:lvlJc w:val="left"/>
      <w:pPr>
        <w:ind w:left="4768" w:hanging="360"/>
      </w:pPr>
      <w:rPr>
        <w:rFonts w:ascii="Wingdings" w:hAnsi="Wingdings" w:hint="default"/>
      </w:rPr>
    </w:lvl>
    <w:lvl w:ilvl="6" w:tplc="40090001" w:tentative="1">
      <w:start w:val="1"/>
      <w:numFmt w:val="bullet"/>
      <w:lvlText w:val=""/>
      <w:lvlJc w:val="left"/>
      <w:pPr>
        <w:ind w:left="5488" w:hanging="360"/>
      </w:pPr>
      <w:rPr>
        <w:rFonts w:ascii="Symbol" w:hAnsi="Symbol" w:hint="default"/>
      </w:rPr>
    </w:lvl>
    <w:lvl w:ilvl="7" w:tplc="40090003" w:tentative="1">
      <w:start w:val="1"/>
      <w:numFmt w:val="bullet"/>
      <w:lvlText w:val="o"/>
      <w:lvlJc w:val="left"/>
      <w:pPr>
        <w:ind w:left="6208" w:hanging="360"/>
      </w:pPr>
      <w:rPr>
        <w:rFonts w:ascii="Courier New" w:hAnsi="Courier New" w:cs="Courier New" w:hint="default"/>
      </w:rPr>
    </w:lvl>
    <w:lvl w:ilvl="8" w:tplc="40090005" w:tentative="1">
      <w:start w:val="1"/>
      <w:numFmt w:val="bullet"/>
      <w:lvlText w:val=""/>
      <w:lvlJc w:val="left"/>
      <w:pPr>
        <w:ind w:left="6928" w:hanging="360"/>
      </w:pPr>
      <w:rPr>
        <w:rFonts w:ascii="Wingdings" w:hAnsi="Wingdings" w:hint="default"/>
      </w:rPr>
    </w:lvl>
  </w:abstractNum>
  <w:abstractNum w:abstractNumId="11">
    <w:nsid w:val="335D3288"/>
    <w:multiLevelType w:val="hybridMultilevel"/>
    <w:tmpl w:val="ABEAC788"/>
    <w:lvl w:ilvl="0" w:tplc="214809DA">
      <w:start w:val="1"/>
      <w:numFmt w:val="decimal"/>
      <w:lvlText w:val="%1."/>
      <w:lvlJc w:val="left"/>
      <w:pPr>
        <w:tabs>
          <w:tab w:val="num" w:pos="720"/>
        </w:tabs>
        <w:ind w:left="720" w:hanging="360"/>
      </w:pPr>
    </w:lvl>
    <w:lvl w:ilvl="1" w:tplc="363044E6">
      <w:start w:val="1"/>
      <w:numFmt w:val="decimal"/>
      <w:lvlText w:val="%2."/>
      <w:lvlJc w:val="left"/>
      <w:pPr>
        <w:tabs>
          <w:tab w:val="num" w:pos="1440"/>
        </w:tabs>
        <w:ind w:left="1440" w:hanging="360"/>
      </w:pPr>
    </w:lvl>
    <w:lvl w:ilvl="2" w:tplc="8902BD3E">
      <w:start w:val="1"/>
      <w:numFmt w:val="decimal"/>
      <w:lvlText w:val="%3."/>
      <w:lvlJc w:val="left"/>
      <w:pPr>
        <w:tabs>
          <w:tab w:val="num" w:pos="2160"/>
        </w:tabs>
        <w:ind w:left="2160" w:hanging="360"/>
      </w:pPr>
    </w:lvl>
    <w:lvl w:ilvl="3" w:tplc="6D6056D0">
      <w:start w:val="1"/>
      <w:numFmt w:val="decimal"/>
      <w:lvlText w:val="%4."/>
      <w:lvlJc w:val="left"/>
      <w:pPr>
        <w:tabs>
          <w:tab w:val="num" w:pos="2880"/>
        </w:tabs>
        <w:ind w:left="2880" w:hanging="360"/>
      </w:pPr>
    </w:lvl>
    <w:lvl w:ilvl="4" w:tplc="C2663D52">
      <w:start w:val="1"/>
      <w:numFmt w:val="decimal"/>
      <w:lvlText w:val="%5."/>
      <w:lvlJc w:val="left"/>
      <w:pPr>
        <w:tabs>
          <w:tab w:val="num" w:pos="3600"/>
        </w:tabs>
        <w:ind w:left="3600" w:hanging="360"/>
      </w:pPr>
    </w:lvl>
    <w:lvl w:ilvl="5" w:tplc="D368D0A4">
      <w:start w:val="1"/>
      <w:numFmt w:val="decimal"/>
      <w:lvlText w:val="%6."/>
      <w:lvlJc w:val="left"/>
      <w:pPr>
        <w:tabs>
          <w:tab w:val="num" w:pos="4320"/>
        </w:tabs>
        <w:ind w:left="4320" w:hanging="360"/>
      </w:pPr>
    </w:lvl>
    <w:lvl w:ilvl="6" w:tplc="D7440782">
      <w:start w:val="1"/>
      <w:numFmt w:val="decimal"/>
      <w:lvlText w:val="%7."/>
      <w:lvlJc w:val="left"/>
      <w:pPr>
        <w:tabs>
          <w:tab w:val="num" w:pos="5040"/>
        </w:tabs>
        <w:ind w:left="5040" w:hanging="360"/>
      </w:pPr>
    </w:lvl>
    <w:lvl w:ilvl="7" w:tplc="878A1E30">
      <w:start w:val="1"/>
      <w:numFmt w:val="decimal"/>
      <w:lvlText w:val="%8."/>
      <w:lvlJc w:val="left"/>
      <w:pPr>
        <w:tabs>
          <w:tab w:val="num" w:pos="5760"/>
        </w:tabs>
        <w:ind w:left="5760" w:hanging="360"/>
      </w:pPr>
    </w:lvl>
    <w:lvl w:ilvl="8" w:tplc="928ED0D2">
      <w:start w:val="1"/>
      <w:numFmt w:val="decimal"/>
      <w:lvlText w:val="%9."/>
      <w:lvlJc w:val="left"/>
      <w:pPr>
        <w:tabs>
          <w:tab w:val="num" w:pos="6480"/>
        </w:tabs>
        <w:ind w:left="6480" w:hanging="360"/>
      </w:pPr>
    </w:lvl>
  </w:abstractNum>
  <w:abstractNum w:abstractNumId="12">
    <w:nsid w:val="35D2093C"/>
    <w:multiLevelType w:val="hybridMultilevel"/>
    <w:tmpl w:val="F050AE14"/>
    <w:lvl w:ilvl="0" w:tplc="4009001B">
      <w:start w:val="1"/>
      <w:numFmt w:val="lowerRoman"/>
      <w:lvlText w:val="%1."/>
      <w:lvlJc w:val="right"/>
      <w:pPr>
        <w:ind w:left="720" w:hanging="360"/>
      </w:pPr>
    </w:lvl>
    <w:lvl w:ilvl="1" w:tplc="4009001B">
      <w:start w:val="1"/>
      <w:numFmt w:val="lowerRoman"/>
      <w:lvlText w:val="%2."/>
      <w:lvlJc w:val="righ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8C82168"/>
    <w:multiLevelType w:val="hybridMultilevel"/>
    <w:tmpl w:val="A81EF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A01096"/>
    <w:multiLevelType w:val="hybridMultilevel"/>
    <w:tmpl w:val="B720DF2C"/>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45580DE9"/>
    <w:multiLevelType w:val="hybridMultilevel"/>
    <w:tmpl w:val="88AEF9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91E4F03"/>
    <w:multiLevelType w:val="hybridMultilevel"/>
    <w:tmpl w:val="8BBAD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3431E7"/>
    <w:multiLevelType w:val="hybridMultilevel"/>
    <w:tmpl w:val="2BA60524"/>
    <w:lvl w:ilvl="0" w:tplc="AF9EF048">
      <w:start w:val="1"/>
      <w:numFmt w:val="bullet"/>
      <w:lvlText w:val="•"/>
      <w:lvlJc w:val="left"/>
      <w:pPr>
        <w:tabs>
          <w:tab w:val="num" w:pos="720"/>
        </w:tabs>
        <w:ind w:left="720" w:hanging="360"/>
      </w:pPr>
      <w:rPr>
        <w:rFonts w:ascii="Arial" w:hAnsi="Arial" w:cs="Times New Roman" w:hint="default"/>
      </w:rPr>
    </w:lvl>
    <w:lvl w:ilvl="1" w:tplc="B32EA3A6">
      <w:start w:val="1"/>
      <w:numFmt w:val="bullet"/>
      <w:lvlText w:val="•"/>
      <w:lvlJc w:val="left"/>
      <w:pPr>
        <w:tabs>
          <w:tab w:val="num" w:pos="1440"/>
        </w:tabs>
        <w:ind w:left="1440" w:hanging="360"/>
      </w:pPr>
      <w:rPr>
        <w:rFonts w:ascii="Arial" w:hAnsi="Arial" w:cs="Times New Roman" w:hint="default"/>
      </w:rPr>
    </w:lvl>
    <w:lvl w:ilvl="2" w:tplc="BDA03AD4">
      <w:start w:val="1"/>
      <w:numFmt w:val="bullet"/>
      <w:lvlText w:val="•"/>
      <w:lvlJc w:val="left"/>
      <w:pPr>
        <w:tabs>
          <w:tab w:val="num" w:pos="2160"/>
        </w:tabs>
        <w:ind w:left="2160" w:hanging="360"/>
      </w:pPr>
      <w:rPr>
        <w:rFonts w:ascii="Arial" w:hAnsi="Arial" w:cs="Times New Roman" w:hint="default"/>
      </w:rPr>
    </w:lvl>
    <w:lvl w:ilvl="3" w:tplc="27A07A74">
      <w:start w:val="1"/>
      <w:numFmt w:val="bullet"/>
      <w:lvlText w:val="•"/>
      <w:lvlJc w:val="left"/>
      <w:pPr>
        <w:tabs>
          <w:tab w:val="num" w:pos="2880"/>
        </w:tabs>
        <w:ind w:left="2880" w:hanging="360"/>
      </w:pPr>
      <w:rPr>
        <w:rFonts w:ascii="Arial" w:hAnsi="Arial" w:cs="Times New Roman" w:hint="default"/>
      </w:rPr>
    </w:lvl>
    <w:lvl w:ilvl="4" w:tplc="0F50F100">
      <w:start w:val="1"/>
      <w:numFmt w:val="bullet"/>
      <w:lvlText w:val="•"/>
      <w:lvlJc w:val="left"/>
      <w:pPr>
        <w:tabs>
          <w:tab w:val="num" w:pos="3600"/>
        </w:tabs>
        <w:ind w:left="3600" w:hanging="360"/>
      </w:pPr>
      <w:rPr>
        <w:rFonts w:ascii="Arial" w:hAnsi="Arial" w:cs="Times New Roman" w:hint="default"/>
      </w:rPr>
    </w:lvl>
    <w:lvl w:ilvl="5" w:tplc="4604929A">
      <w:start w:val="1"/>
      <w:numFmt w:val="bullet"/>
      <w:lvlText w:val="•"/>
      <w:lvlJc w:val="left"/>
      <w:pPr>
        <w:tabs>
          <w:tab w:val="num" w:pos="4320"/>
        </w:tabs>
        <w:ind w:left="4320" w:hanging="360"/>
      </w:pPr>
      <w:rPr>
        <w:rFonts w:ascii="Arial" w:hAnsi="Arial" w:cs="Times New Roman" w:hint="default"/>
      </w:rPr>
    </w:lvl>
    <w:lvl w:ilvl="6" w:tplc="CC929078">
      <w:start w:val="1"/>
      <w:numFmt w:val="bullet"/>
      <w:lvlText w:val="•"/>
      <w:lvlJc w:val="left"/>
      <w:pPr>
        <w:tabs>
          <w:tab w:val="num" w:pos="5040"/>
        </w:tabs>
        <w:ind w:left="5040" w:hanging="360"/>
      </w:pPr>
      <w:rPr>
        <w:rFonts w:ascii="Arial" w:hAnsi="Arial" w:cs="Times New Roman" w:hint="default"/>
      </w:rPr>
    </w:lvl>
    <w:lvl w:ilvl="7" w:tplc="B80E6C3A">
      <w:start w:val="1"/>
      <w:numFmt w:val="bullet"/>
      <w:lvlText w:val="•"/>
      <w:lvlJc w:val="left"/>
      <w:pPr>
        <w:tabs>
          <w:tab w:val="num" w:pos="5760"/>
        </w:tabs>
        <w:ind w:left="5760" w:hanging="360"/>
      </w:pPr>
      <w:rPr>
        <w:rFonts w:ascii="Arial" w:hAnsi="Arial" w:cs="Times New Roman" w:hint="default"/>
      </w:rPr>
    </w:lvl>
    <w:lvl w:ilvl="8" w:tplc="466895E8">
      <w:start w:val="1"/>
      <w:numFmt w:val="bullet"/>
      <w:lvlText w:val="•"/>
      <w:lvlJc w:val="left"/>
      <w:pPr>
        <w:tabs>
          <w:tab w:val="num" w:pos="6480"/>
        </w:tabs>
        <w:ind w:left="6480" w:hanging="360"/>
      </w:pPr>
      <w:rPr>
        <w:rFonts w:ascii="Arial" w:hAnsi="Arial" w:cs="Times New Roman" w:hint="default"/>
      </w:rPr>
    </w:lvl>
  </w:abstractNum>
  <w:abstractNum w:abstractNumId="18">
    <w:nsid w:val="52A55935"/>
    <w:multiLevelType w:val="hybridMultilevel"/>
    <w:tmpl w:val="8FFE7F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6EF66F3"/>
    <w:multiLevelType w:val="hybridMultilevel"/>
    <w:tmpl w:val="8BD4C8E4"/>
    <w:lvl w:ilvl="0" w:tplc="79E4BEEA">
      <w:start w:val="1"/>
      <w:numFmt w:val="lowerLetter"/>
      <w:lvlText w:val="(%1)"/>
      <w:lvlJc w:val="left"/>
      <w:pPr>
        <w:ind w:left="2280" w:hanging="360"/>
      </w:pPr>
      <w:rPr>
        <w:rFonts w:hint="default"/>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0">
    <w:nsid w:val="5A424C2A"/>
    <w:multiLevelType w:val="hybridMultilevel"/>
    <w:tmpl w:val="A8ECD026"/>
    <w:lvl w:ilvl="0" w:tplc="D4C63D08">
      <w:start w:val="1"/>
      <w:numFmt w:val="lowerLetter"/>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E35CD1"/>
    <w:multiLevelType w:val="hybridMultilevel"/>
    <w:tmpl w:val="291A1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3755E2F"/>
    <w:multiLevelType w:val="multilevel"/>
    <w:tmpl w:val="F6A0E14C"/>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5280247"/>
    <w:multiLevelType w:val="hybridMultilevel"/>
    <w:tmpl w:val="16C26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6BA43AD"/>
    <w:multiLevelType w:val="hybridMultilevel"/>
    <w:tmpl w:val="CEFAF03C"/>
    <w:lvl w:ilvl="0" w:tplc="7C6247CC">
      <w:start w:val="1"/>
      <w:numFmt w:val="lowerLetter"/>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5">
    <w:nsid w:val="68A67EC8"/>
    <w:multiLevelType w:val="hybridMultilevel"/>
    <w:tmpl w:val="0616E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AA17761"/>
    <w:multiLevelType w:val="hybridMultilevel"/>
    <w:tmpl w:val="00B0BA84"/>
    <w:lvl w:ilvl="0" w:tplc="11F2CA04">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6AAA47F3"/>
    <w:multiLevelType w:val="hybridMultilevel"/>
    <w:tmpl w:val="FC46C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2535A8"/>
    <w:multiLevelType w:val="multilevel"/>
    <w:tmpl w:val="DD8E27AC"/>
    <w:lvl w:ilvl="0">
      <w:start w:val="1"/>
      <w:numFmt w:val="decimal"/>
      <w:lvlText w:val="%1."/>
      <w:lvlJc w:val="left"/>
      <w:pPr>
        <w:ind w:left="720" w:hanging="360"/>
      </w:pPr>
      <w:rPr>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nsid w:val="73DE60FF"/>
    <w:multiLevelType w:val="hybridMultilevel"/>
    <w:tmpl w:val="571074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A355A5"/>
    <w:multiLevelType w:val="hybridMultilevel"/>
    <w:tmpl w:val="2960AC8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75A936D0"/>
    <w:multiLevelType w:val="hybridMultilevel"/>
    <w:tmpl w:val="2EB66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3F5033"/>
    <w:multiLevelType w:val="hybridMultilevel"/>
    <w:tmpl w:val="C7604F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9FF7883"/>
    <w:multiLevelType w:val="hybridMultilevel"/>
    <w:tmpl w:val="F5FC8FAC"/>
    <w:lvl w:ilvl="0" w:tplc="40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5E0400"/>
    <w:multiLevelType w:val="hybridMultilevel"/>
    <w:tmpl w:val="2960AC8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6"/>
  </w:num>
  <w:num w:numId="3">
    <w:abstractNumId w:val="8"/>
  </w:num>
  <w:num w:numId="4">
    <w:abstractNumId w:val="33"/>
  </w:num>
  <w:num w:numId="5">
    <w:abstractNumId w:val="9"/>
  </w:num>
  <w:num w:numId="6">
    <w:abstractNumId w:val="10"/>
  </w:num>
  <w:num w:numId="7">
    <w:abstractNumId w:val="22"/>
  </w:num>
  <w:num w:numId="8">
    <w:abstractNumId w:val="30"/>
  </w:num>
  <w:num w:numId="9">
    <w:abstractNumId w:val="34"/>
  </w:num>
  <w:num w:numId="10">
    <w:abstractNumId w:val="5"/>
  </w:num>
  <w:num w:numId="11">
    <w:abstractNumId w:val="16"/>
  </w:num>
  <w:num w:numId="12">
    <w:abstractNumId w:val="14"/>
  </w:num>
  <w:num w:numId="13">
    <w:abstractNumId w:val="28"/>
  </w:num>
  <w:num w:numId="14">
    <w:abstractNumId w:val="26"/>
  </w:num>
  <w:num w:numId="15">
    <w:abstractNumId w:val="4"/>
  </w:num>
  <w:num w:numId="16">
    <w:abstractNumId w:val="3"/>
  </w:num>
  <w:num w:numId="17">
    <w:abstractNumId w:val="6"/>
    <w:lvlOverride w:ilvl="0">
      <w:startOverride w:val="1"/>
    </w:lvlOverride>
    <w:lvlOverride w:ilvl="1"/>
    <w:lvlOverride w:ilvl="2"/>
    <w:lvlOverride w:ilvl="3"/>
    <w:lvlOverride w:ilvl="4"/>
    <w:lvlOverride w:ilvl="5"/>
    <w:lvlOverride w:ilvl="6"/>
    <w:lvlOverride w:ilvl="7"/>
    <w:lvlOverride w:ilvl="8"/>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0"/>
  </w:num>
  <w:num w:numId="21">
    <w:abstractNumId w:val="19"/>
  </w:num>
  <w:num w:numId="22">
    <w:abstractNumId w:val="24"/>
  </w:num>
  <w:num w:numId="23">
    <w:abstractNumId w:val="7"/>
  </w:num>
  <w:num w:numId="24">
    <w:abstractNumId w:val="15"/>
  </w:num>
  <w:num w:numId="25">
    <w:abstractNumId w:val="2"/>
  </w:num>
  <w:num w:numId="26">
    <w:abstractNumId w:val="11"/>
  </w:num>
  <w:num w:numId="27">
    <w:abstractNumId w:val="29"/>
  </w:num>
  <w:num w:numId="28">
    <w:abstractNumId w:val="20"/>
  </w:num>
  <w:num w:numId="29">
    <w:abstractNumId w:val="1"/>
  </w:num>
  <w:num w:numId="30">
    <w:abstractNumId w:val="18"/>
  </w:num>
  <w:num w:numId="31">
    <w:abstractNumId w:val="21"/>
  </w:num>
  <w:num w:numId="32">
    <w:abstractNumId w:val="31"/>
  </w:num>
  <w:num w:numId="33">
    <w:abstractNumId w:val="23"/>
  </w:num>
  <w:num w:numId="34">
    <w:abstractNumId w:val="13"/>
  </w:num>
  <w:num w:numId="35">
    <w:abstractNumId w:val="25"/>
  </w:num>
  <w:num w:numId="36">
    <w:abstractNumId w:val="27"/>
  </w:num>
  <w:num w:numId="37">
    <w:abstractNumId w:val="32"/>
  </w:num>
  <w:numIdMacAtCleanup w:val="1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sh Sugnani">
    <w15:presenceInfo w15:providerId="None" w15:userId="Tanish Sugnani"/>
  </w15:person>
  <w15:person w15:author="SB">
    <w15:presenceInfo w15:providerId="None" w15:userId="S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markup="0"/>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5FE"/>
    <w:rsid w:val="000059E4"/>
    <w:rsid w:val="000070DE"/>
    <w:rsid w:val="00007284"/>
    <w:rsid w:val="0002567A"/>
    <w:rsid w:val="00036FCA"/>
    <w:rsid w:val="0005336D"/>
    <w:rsid w:val="000630B4"/>
    <w:rsid w:val="00065998"/>
    <w:rsid w:val="000678B6"/>
    <w:rsid w:val="0007709D"/>
    <w:rsid w:val="000773AB"/>
    <w:rsid w:val="00085FA0"/>
    <w:rsid w:val="000901A0"/>
    <w:rsid w:val="00097721"/>
    <w:rsid w:val="000A1148"/>
    <w:rsid w:val="000A6100"/>
    <w:rsid w:val="000A6A17"/>
    <w:rsid w:val="000B6C9F"/>
    <w:rsid w:val="000C10B5"/>
    <w:rsid w:val="000D0984"/>
    <w:rsid w:val="000D2A95"/>
    <w:rsid w:val="000D4EE3"/>
    <w:rsid w:val="000F749D"/>
    <w:rsid w:val="001062F9"/>
    <w:rsid w:val="001125DD"/>
    <w:rsid w:val="00126199"/>
    <w:rsid w:val="00132A7E"/>
    <w:rsid w:val="001348C9"/>
    <w:rsid w:val="00161380"/>
    <w:rsid w:val="00165284"/>
    <w:rsid w:val="001733FF"/>
    <w:rsid w:val="00186B52"/>
    <w:rsid w:val="001876F3"/>
    <w:rsid w:val="00191EDA"/>
    <w:rsid w:val="001A0DEB"/>
    <w:rsid w:val="001A31BD"/>
    <w:rsid w:val="001A7C0B"/>
    <w:rsid w:val="001B25FE"/>
    <w:rsid w:val="001B4935"/>
    <w:rsid w:val="001C3DDB"/>
    <w:rsid w:val="001E1613"/>
    <w:rsid w:val="001E3D37"/>
    <w:rsid w:val="001F110E"/>
    <w:rsid w:val="001F3920"/>
    <w:rsid w:val="001F457C"/>
    <w:rsid w:val="001F7A6C"/>
    <w:rsid w:val="00200160"/>
    <w:rsid w:val="00200FBC"/>
    <w:rsid w:val="002031D3"/>
    <w:rsid w:val="002044F6"/>
    <w:rsid w:val="002113FA"/>
    <w:rsid w:val="00214E08"/>
    <w:rsid w:val="00214E5F"/>
    <w:rsid w:val="00215E5D"/>
    <w:rsid w:val="00221B5C"/>
    <w:rsid w:val="00231D3A"/>
    <w:rsid w:val="002337D6"/>
    <w:rsid w:val="00235068"/>
    <w:rsid w:val="0024033C"/>
    <w:rsid w:val="002406B9"/>
    <w:rsid w:val="00240E0D"/>
    <w:rsid w:val="002437B5"/>
    <w:rsid w:val="002454DA"/>
    <w:rsid w:val="002522D1"/>
    <w:rsid w:val="002528B7"/>
    <w:rsid w:val="00253473"/>
    <w:rsid w:val="002539C0"/>
    <w:rsid w:val="00267395"/>
    <w:rsid w:val="00270DCE"/>
    <w:rsid w:val="00275CA2"/>
    <w:rsid w:val="0027744B"/>
    <w:rsid w:val="00284906"/>
    <w:rsid w:val="0029142D"/>
    <w:rsid w:val="0029550F"/>
    <w:rsid w:val="002A00E6"/>
    <w:rsid w:val="002A3A2B"/>
    <w:rsid w:val="002B2101"/>
    <w:rsid w:val="002B5DAD"/>
    <w:rsid w:val="002C47CB"/>
    <w:rsid w:val="002C7C97"/>
    <w:rsid w:val="002D64EF"/>
    <w:rsid w:val="002E5C3F"/>
    <w:rsid w:val="002F72F0"/>
    <w:rsid w:val="003062CE"/>
    <w:rsid w:val="003115ED"/>
    <w:rsid w:val="003131DE"/>
    <w:rsid w:val="00315C54"/>
    <w:rsid w:val="00317D7B"/>
    <w:rsid w:val="00321DBD"/>
    <w:rsid w:val="00322DB2"/>
    <w:rsid w:val="00332182"/>
    <w:rsid w:val="00336BD0"/>
    <w:rsid w:val="00336D79"/>
    <w:rsid w:val="003422E3"/>
    <w:rsid w:val="00342E2B"/>
    <w:rsid w:val="00346B48"/>
    <w:rsid w:val="003608A9"/>
    <w:rsid w:val="00371C16"/>
    <w:rsid w:val="00376B86"/>
    <w:rsid w:val="003A29B7"/>
    <w:rsid w:val="003A4C1C"/>
    <w:rsid w:val="003B0404"/>
    <w:rsid w:val="003B6F2E"/>
    <w:rsid w:val="003C4DDB"/>
    <w:rsid w:val="003C5094"/>
    <w:rsid w:val="003C565A"/>
    <w:rsid w:val="003C6547"/>
    <w:rsid w:val="003C65AF"/>
    <w:rsid w:val="003C766B"/>
    <w:rsid w:val="003D05D4"/>
    <w:rsid w:val="003D15E5"/>
    <w:rsid w:val="003D4BD6"/>
    <w:rsid w:val="003E001A"/>
    <w:rsid w:val="003E3408"/>
    <w:rsid w:val="003E5BE8"/>
    <w:rsid w:val="003E7AE2"/>
    <w:rsid w:val="003F3E37"/>
    <w:rsid w:val="00400F48"/>
    <w:rsid w:val="0040332E"/>
    <w:rsid w:val="00404A48"/>
    <w:rsid w:val="00410912"/>
    <w:rsid w:val="00421E7E"/>
    <w:rsid w:val="00425844"/>
    <w:rsid w:val="00443619"/>
    <w:rsid w:val="00446EAF"/>
    <w:rsid w:val="00464260"/>
    <w:rsid w:val="00467270"/>
    <w:rsid w:val="0046771C"/>
    <w:rsid w:val="00467DB1"/>
    <w:rsid w:val="00475EA7"/>
    <w:rsid w:val="00477CFE"/>
    <w:rsid w:val="00486E87"/>
    <w:rsid w:val="004A0053"/>
    <w:rsid w:val="004B0251"/>
    <w:rsid w:val="004B2EB0"/>
    <w:rsid w:val="004C3C02"/>
    <w:rsid w:val="004C740D"/>
    <w:rsid w:val="004D11BA"/>
    <w:rsid w:val="004D2216"/>
    <w:rsid w:val="004D44BF"/>
    <w:rsid w:val="004E2FE2"/>
    <w:rsid w:val="004F640A"/>
    <w:rsid w:val="005030D8"/>
    <w:rsid w:val="00505CC7"/>
    <w:rsid w:val="0051761A"/>
    <w:rsid w:val="005221BE"/>
    <w:rsid w:val="0052368D"/>
    <w:rsid w:val="00524CDE"/>
    <w:rsid w:val="00525ED3"/>
    <w:rsid w:val="00526F9A"/>
    <w:rsid w:val="0053200E"/>
    <w:rsid w:val="0053424E"/>
    <w:rsid w:val="005344DE"/>
    <w:rsid w:val="00540D90"/>
    <w:rsid w:val="00544354"/>
    <w:rsid w:val="00550F7E"/>
    <w:rsid w:val="00552201"/>
    <w:rsid w:val="00556C9A"/>
    <w:rsid w:val="0055759C"/>
    <w:rsid w:val="00562029"/>
    <w:rsid w:val="00564890"/>
    <w:rsid w:val="00564CA1"/>
    <w:rsid w:val="00573151"/>
    <w:rsid w:val="00592764"/>
    <w:rsid w:val="005A130B"/>
    <w:rsid w:val="005A1AD2"/>
    <w:rsid w:val="005A24C8"/>
    <w:rsid w:val="005A4478"/>
    <w:rsid w:val="005A794E"/>
    <w:rsid w:val="005B1E02"/>
    <w:rsid w:val="005B3CAE"/>
    <w:rsid w:val="005C4D18"/>
    <w:rsid w:val="005C6767"/>
    <w:rsid w:val="005D4AC3"/>
    <w:rsid w:val="005E4692"/>
    <w:rsid w:val="005F29DC"/>
    <w:rsid w:val="005F37EE"/>
    <w:rsid w:val="00606CB0"/>
    <w:rsid w:val="006239E4"/>
    <w:rsid w:val="00630D86"/>
    <w:rsid w:val="006355AB"/>
    <w:rsid w:val="006421E9"/>
    <w:rsid w:val="00644561"/>
    <w:rsid w:val="00651276"/>
    <w:rsid w:val="0065188D"/>
    <w:rsid w:val="0065205C"/>
    <w:rsid w:val="00653FF2"/>
    <w:rsid w:val="00656049"/>
    <w:rsid w:val="006639D0"/>
    <w:rsid w:val="00664178"/>
    <w:rsid w:val="0067050F"/>
    <w:rsid w:val="00677007"/>
    <w:rsid w:val="006777C8"/>
    <w:rsid w:val="00684ED8"/>
    <w:rsid w:val="0068586D"/>
    <w:rsid w:val="0069092F"/>
    <w:rsid w:val="00690A42"/>
    <w:rsid w:val="006914F1"/>
    <w:rsid w:val="006A1561"/>
    <w:rsid w:val="006A208E"/>
    <w:rsid w:val="006A74B1"/>
    <w:rsid w:val="006B1850"/>
    <w:rsid w:val="006B61FC"/>
    <w:rsid w:val="006B71F9"/>
    <w:rsid w:val="006C2C40"/>
    <w:rsid w:val="006C2E67"/>
    <w:rsid w:val="006C38BB"/>
    <w:rsid w:val="006C4EF9"/>
    <w:rsid w:val="006C4FD8"/>
    <w:rsid w:val="006C5CE1"/>
    <w:rsid w:val="006C67F9"/>
    <w:rsid w:val="006E1DA6"/>
    <w:rsid w:val="006E5ACE"/>
    <w:rsid w:val="007043BE"/>
    <w:rsid w:val="00744D96"/>
    <w:rsid w:val="0074547A"/>
    <w:rsid w:val="00745F8A"/>
    <w:rsid w:val="00753B6F"/>
    <w:rsid w:val="00761AE1"/>
    <w:rsid w:val="00764940"/>
    <w:rsid w:val="007870A7"/>
    <w:rsid w:val="00791793"/>
    <w:rsid w:val="00791E7A"/>
    <w:rsid w:val="007957B9"/>
    <w:rsid w:val="007A4BFC"/>
    <w:rsid w:val="007A648C"/>
    <w:rsid w:val="007B3867"/>
    <w:rsid w:val="007B4FC6"/>
    <w:rsid w:val="007B56A3"/>
    <w:rsid w:val="007C3080"/>
    <w:rsid w:val="007C4691"/>
    <w:rsid w:val="007D0337"/>
    <w:rsid w:val="007D459D"/>
    <w:rsid w:val="007E026F"/>
    <w:rsid w:val="007E225B"/>
    <w:rsid w:val="007F1FD5"/>
    <w:rsid w:val="007F25C7"/>
    <w:rsid w:val="00800007"/>
    <w:rsid w:val="00800471"/>
    <w:rsid w:val="00801E3A"/>
    <w:rsid w:val="00807FA6"/>
    <w:rsid w:val="00810B06"/>
    <w:rsid w:val="00815A32"/>
    <w:rsid w:val="00822B89"/>
    <w:rsid w:val="00827EB6"/>
    <w:rsid w:val="0085508B"/>
    <w:rsid w:val="00856794"/>
    <w:rsid w:val="00865D0B"/>
    <w:rsid w:val="0087131E"/>
    <w:rsid w:val="00871FAA"/>
    <w:rsid w:val="00882A8B"/>
    <w:rsid w:val="00885EBD"/>
    <w:rsid w:val="00887F9D"/>
    <w:rsid w:val="0089649A"/>
    <w:rsid w:val="0089735E"/>
    <w:rsid w:val="008B464E"/>
    <w:rsid w:val="008B4A8C"/>
    <w:rsid w:val="008C15FC"/>
    <w:rsid w:val="008C275E"/>
    <w:rsid w:val="008C37F1"/>
    <w:rsid w:val="008C3B28"/>
    <w:rsid w:val="008C53DB"/>
    <w:rsid w:val="008D006E"/>
    <w:rsid w:val="008D664B"/>
    <w:rsid w:val="008E43A2"/>
    <w:rsid w:val="008E6650"/>
    <w:rsid w:val="008E78EE"/>
    <w:rsid w:val="008F3CAC"/>
    <w:rsid w:val="008F63BB"/>
    <w:rsid w:val="008F691B"/>
    <w:rsid w:val="0090120C"/>
    <w:rsid w:val="00925124"/>
    <w:rsid w:val="00930B5A"/>
    <w:rsid w:val="00932312"/>
    <w:rsid w:val="00941F91"/>
    <w:rsid w:val="00942103"/>
    <w:rsid w:val="00944310"/>
    <w:rsid w:val="0094510E"/>
    <w:rsid w:val="00946A4D"/>
    <w:rsid w:val="00947B6E"/>
    <w:rsid w:val="00947C16"/>
    <w:rsid w:val="00955120"/>
    <w:rsid w:val="009570FD"/>
    <w:rsid w:val="009615BD"/>
    <w:rsid w:val="0097445D"/>
    <w:rsid w:val="009755DE"/>
    <w:rsid w:val="009A251E"/>
    <w:rsid w:val="009A5A1A"/>
    <w:rsid w:val="009B23C5"/>
    <w:rsid w:val="009B2924"/>
    <w:rsid w:val="009B3200"/>
    <w:rsid w:val="009B6AE3"/>
    <w:rsid w:val="009C3788"/>
    <w:rsid w:val="009C596F"/>
    <w:rsid w:val="009C7036"/>
    <w:rsid w:val="009D05F6"/>
    <w:rsid w:val="009D6784"/>
    <w:rsid w:val="009E3064"/>
    <w:rsid w:val="009E4DF4"/>
    <w:rsid w:val="009E7FE6"/>
    <w:rsid w:val="009F1380"/>
    <w:rsid w:val="009F6CDD"/>
    <w:rsid w:val="009F796F"/>
    <w:rsid w:val="00A11F8E"/>
    <w:rsid w:val="00A15FCE"/>
    <w:rsid w:val="00A2209E"/>
    <w:rsid w:val="00A2738B"/>
    <w:rsid w:val="00A403D6"/>
    <w:rsid w:val="00A52F2E"/>
    <w:rsid w:val="00A54510"/>
    <w:rsid w:val="00A547C1"/>
    <w:rsid w:val="00A57D37"/>
    <w:rsid w:val="00A61AF7"/>
    <w:rsid w:val="00A651C1"/>
    <w:rsid w:val="00A66FA7"/>
    <w:rsid w:val="00A70AF7"/>
    <w:rsid w:val="00A833A2"/>
    <w:rsid w:val="00A83482"/>
    <w:rsid w:val="00A878E8"/>
    <w:rsid w:val="00A92AA3"/>
    <w:rsid w:val="00A94228"/>
    <w:rsid w:val="00AA2CF6"/>
    <w:rsid w:val="00AA3553"/>
    <w:rsid w:val="00AA5398"/>
    <w:rsid w:val="00AA5744"/>
    <w:rsid w:val="00AB1D10"/>
    <w:rsid w:val="00AB49CB"/>
    <w:rsid w:val="00AB6284"/>
    <w:rsid w:val="00AB6A14"/>
    <w:rsid w:val="00AC104A"/>
    <w:rsid w:val="00AC4B0D"/>
    <w:rsid w:val="00AC7A56"/>
    <w:rsid w:val="00AD0308"/>
    <w:rsid w:val="00AF1E0D"/>
    <w:rsid w:val="00AF3E08"/>
    <w:rsid w:val="00B01269"/>
    <w:rsid w:val="00B01C38"/>
    <w:rsid w:val="00B17211"/>
    <w:rsid w:val="00B20668"/>
    <w:rsid w:val="00B24328"/>
    <w:rsid w:val="00B26484"/>
    <w:rsid w:val="00B313DC"/>
    <w:rsid w:val="00B42188"/>
    <w:rsid w:val="00B43275"/>
    <w:rsid w:val="00B43715"/>
    <w:rsid w:val="00B47C85"/>
    <w:rsid w:val="00B82C80"/>
    <w:rsid w:val="00B86D2F"/>
    <w:rsid w:val="00BA2604"/>
    <w:rsid w:val="00BA370D"/>
    <w:rsid w:val="00BA3C6B"/>
    <w:rsid w:val="00BA5382"/>
    <w:rsid w:val="00BA6F82"/>
    <w:rsid w:val="00BB107C"/>
    <w:rsid w:val="00BB13A4"/>
    <w:rsid w:val="00BB27BF"/>
    <w:rsid w:val="00BB3844"/>
    <w:rsid w:val="00BB6C73"/>
    <w:rsid w:val="00BC6D70"/>
    <w:rsid w:val="00BE554C"/>
    <w:rsid w:val="00BF016B"/>
    <w:rsid w:val="00BF4E83"/>
    <w:rsid w:val="00C00900"/>
    <w:rsid w:val="00C04E80"/>
    <w:rsid w:val="00C05A3B"/>
    <w:rsid w:val="00C12EEE"/>
    <w:rsid w:val="00C14543"/>
    <w:rsid w:val="00C17C9A"/>
    <w:rsid w:val="00C215FF"/>
    <w:rsid w:val="00C24CF7"/>
    <w:rsid w:val="00C32374"/>
    <w:rsid w:val="00C46677"/>
    <w:rsid w:val="00C46ECE"/>
    <w:rsid w:val="00C46F03"/>
    <w:rsid w:val="00C51267"/>
    <w:rsid w:val="00C52BEF"/>
    <w:rsid w:val="00C52F73"/>
    <w:rsid w:val="00C544F7"/>
    <w:rsid w:val="00C55E64"/>
    <w:rsid w:val="00C574E7"/>
    <w:rsid w:val="00C63068"/>
    <w:rsid w:val="00C67F1A"/>
    <w:rsid w:val="00C7235F"/>
    <w:rsid w:val="00C72C42"/>
    <w:rsid w:val="00C855CF"/>
    <w:rsid w:val="00C91FCA"/>
    <w:rsid w:val="00C93698"/>
    <w:rsid w:val="00C95E5E"/>
    <w:rsid w:val="00CB139B"/>
    <w:rsid w:val="00CB190E"/>
    <w:rsid w:val="00CB2C46"/>
    <w:rsid w:val="00CB2D69"/>
    <w:rsid w:val="00CB6065"/>
    <w:rsid w:val="00CC2C6B"/>
    <w:rsid w:val="00CC70E1"/>
    <w:rsid w:val="00CD031C"/>
    <w:rsid w:val="00CE7277"/>
    <w:rsid w:val="00CF48DB"/>
    <w:rsid w:val="00D02FA3"/>
    <w:rsid w:val="00D0394F"/>
    <w:rsid w:val="00D05013"/>
    <w:rsid w:val="00D163E4"/>
    <w:rsid w:val="00D23956"/>
    <w:rsid w:val="00D30BF4"/>
    <w:rsid w:val="00D70E36"/>
    <w:rsid w:val="00D81077"/>
    <w:rsid w:val="00D972AD"/>
    <w:rsid w:val="00D97346"/>
    <w:rsid w:val="00DA1563"/>
    <w:rsid w:val="00DA2118"/>
    <w:rsid w:val="00DA2A3C"/>
    <w:rsid w:val="00DA31AC"/>
    <w:rsid w:val="00DA4AA2"/>
    <w:rsid w:val="00DB4285"/>
    <w:rsid w:val="00DC0A17"/>
    <w:rsid w:val="00DC3A0B"/>
    <w:rsid w:val="00DC739F"/>
    <w:rsid w:val="00DD2988"/>
    <w:rsid w:val="00DD42B3"/>
    <w:rsid w:val="00DD4643"/>
    <w:rsid w:val="00DE3AD2"/>
    <w:rsid w:val="00DE684B"/>
    <w:rsid w:val="00DE7C56"/>
    <w:rsid w:val="00E01931"/>
    <w:rsid w:val="00E01F75"/>
    <w:rsid w:val="00E1240B"/>
    <w:rsid w:val="00E164AC"/>
    <w:rsid w:val="00E35E20"/>
    <w:rsid w:val="00E401F1"/>
    <w:rsid w:val="00E42D67"/>
    <w:rsid w:val="00E465F9"/>
    <w:rsid w:val="00E467B0"/>
    <w:rsid w:val="00E47180"/>
    <w:rsid w:val="00E50829"/>
    <w:rsid w:val="00E52278"/>
    <w:rsid w:val="00E5409D"/>
    <w:rsid w:val="00E613DC"/>
    <w:rsid w:val="00E74E58"/>
    <w:rsid w:val="00E8650C"/>
    <w:rsid w:val="00EA3884"/>
    <w:rsid w:val="00EA5B56"/>
    <w:rsid w:val="00EB1FD3"/>
    <w:rsid w:val="00EB615D"/>
    <w:rsid w:val="00EB6FAD"/>
    <w:rsid w:val="00EC5A88"/>
    <w:rsid w:val="00ED08D1"/>
    <w:rsid w:val="00ED2108"/>
    <w:rsid w:val="00EF1BB0"/>
    <w:rsid w:val="00EF7C0F"/>
    <w:rsid w:val="00F03215"/>
    <w:rsid w:val="00F046D9"/>
    <w:rsid w:val="00F10D1A"/>
    <w:rsid w:val="00F10FAE"/>
    <w:rsid w:val="00F250D7"/>
    <w:rsid w:val="00F27D09"/>
    <w:rsid w:val="00F33F54"/>
    <w:rsid w:val="00F3642B"/>
    <w:rsid w:val="00F46CFE"/>
    <w:rsid w:val="00F55197"/>
    <w:rsid w:val="00F62A13"/>
    <w:rsid w:val="00F6305A"/>
    <w:rsid w:val="00F7661F"/>
    <w:rsid w:val="00F777D1"/>
    <w:rsid w:val="00F81EC4"/>
    <w:rsid w:val="00F852F2"/>
    <w:rsid w:val="00F92DEE"/>
    <w:rsid w:val="00FA09BB"/>
    <w:rsid w:val="00FB3F5D"/>
    <w:rsid w:val="00FB4417"/>
    <w:rsid w:val="00FB6A06"/>
    <w:rsid w:val="00FC37EA"/>
    <w:rsid w:val="00FC61BF"/>
    <w:rsid w:val="00FE17CC"/>
    <w:rsid w:val="00FE3FFA"/>
    <w:rsid w:val="00FF1B77"/>
    <w:rsid w:val="00FF5EA9"/>
    <w:rsid w:val="00FF72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7CA04"/>
  <w15:docId w15:val="{3AFA6C9F-1D05-4D8D-99B7-8958358E2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1E7E"/>
  </w:style>
  <w:style w:type="paragraph" w:styleId="Heading1">
    <w:name w:val="heading 1"/>
    <w:basedOn w:val="Normal"/>
    <w:next w:val="Normal"/>
    <w:link w:val="Heading1Char"/>
    <w:uiPriority w:val="9"/>
    <w:qFormat/>
    <w:rsid w:val="00630D86"/>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qFormat/>
    <w:rsid w:val="00630D86"/>
    <w:pPr>
      <w:keepNext/>
      <w:spacing w:after="0" w:line="240" w:lineRule="auto"/>
      <w:outlineLvl w:val="1"/>
    </w:pPr>
    <w:rPr>
      <w:rFonts w:ascii="Times New Roman" w:eastAsia="Batang" w:hAnsi="Times New Roman" w:cs="Times New Roman"/>
      <w:b/>
      <w:sz w:val="30"/>
      <w:szCs w:val="20"/>
      <w:lang w:val="en-US" w:eastAsia="ko-KR"/>
    </w:rPr>
  </w:style>
  <w:style w:type="paragraph" w:styleId="Heading3">
    <w:name w:val="heading 3"/>
    <w:basedOn w:val="Normal"/>
    <w:next w:val="Normal"/>
    <w:link w:val="Heading3Char"/>
    <w:uiPriority w:val="9"/>
    <w:unhideWhenUsed/>
    <w:qFormat/>
    <w:rsid w:val="00630D86"/>
    <w:pPr>
      <w:keepNext/>
      <w:keepLines/>
      <w:spacing w:before="200" w:after="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25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25FE"/>
  </w:style>
  <w:style w:type="paragraph" w:styleId="Footer">
    <w:name w:val="footer"/>
    <w:basedOn w:val="Normal"/>
    <w:link w:val="FooterChar"/>
    <w:uiPriority w:val="99"/>
    <w:unhideWhenUsed/>
    <w:rsid w:val="001B25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25FE"/>
  </w:style>
  <w:style w:type="paragraph" w:styleId="BalloonText">
    <w:name w:val="Balloon Text"/>
    <w:basedOn w:val="Normal"/>
    <w:link w:val="BalloonTextChar"/>
    <w:uiPriority w:val="99"/>
    <w:semiHidden/>
    <w:unhideWhenUsed/>
    <w:rsid w:val="001B25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25FE"/>
    <w:rPr>
      <w:rFonts w:ascii="Tahoma" w:hAnsi="Tahoma" w:cs="Tahoma"/>
      <w:sz w:val="16"/>
      <w:szCs w:val="16"/>
    </w:rPr>
  </w:style>
  <w:style w:type="paragraph" w:styleId="NoSpacing">
    <w:name w:val="No Spacing"/>
    <w:link w:val="NoSpacingChar"/>
    <w:uiPriority w:val="1"/>
    <w:qFormat/>
    <w:rsid w:val="00421E7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21E7E"/>
    <w:rPr>
      <w:rFonts w:eastAsiaTheme="minorEastAsia"/>
      <w:lang w:val="en-US"/>
    </w:rPr>
  </w:style>
  <w:style w:type="character" w:customStyle="1" w:styleId="Heading1Char">
    <w:name w:val="Heading 1 Char"/>
    <w:basedOn w:val="DefaultParagraphFont"/>
    <w:link w:val="Heading1"/>
    <w:uiPriority w:val="9"/>
    <w:rsid w:val="00630D86"/>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rsid w:val="00630D86"/>
    <w:rPr>
      <w:rFonts w:ascii="Times New Roman" w:eastAsia="Batang" w:hAnsi="Times New Roman" w:cs="Times New Roman"/>
      <w:b/>
      <w:sz w:val="30"/>
      <w:szCs w:val="20"/>
      <w:lang w:val="en-US" w:eastAsia="ko-KR"/>
    </w:rPr>
  </w:style>
  <w:style w:type="character" w:customStyle="1" w:styleId="Heading3Char">
    <w:name w:val="Heading 3 Char"/>
    <w:basedOn w:val="DefaultParagraphFont"/>
    <w:link w:val="Heading3"/>
    <w:uiPriority w:val="9"/>
    <w:rsid w:val="00630D86"/>
    <w:rPr>
      <w:rFonts w:asciiTheme="majorHAnsi" w:eastAsiaTheme="majorEastAsia" w:hAnsiTheme="majorHAnsi" w:cstheme="majorBidi"/>
      <w:b/>
      <w:bCs/>
      <w:color w:val="4F81BD" w:themeColor="accent1"/>
      <w:lang w:val="en-US"/>
    </w:rPr>
  </w:style>
  <w:style w:type="paragraph" w:customStyle="1" w:styleId="Default">
    <w:name w:val="Default"/>
    <w:rsid w:val="00630D8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630D86"/>
    <w:pPr>
      <w:ind w:left="720"/>
      <w:contextualSpacing/>
    </w:pPr>
  </w:style>
  <w:style w:type="paragraph" w:customStyle="1" w:styleId="InfoBlue">
    <w:name w:val="InfoBlue"/>
    <w:basedOn w:val="Normal"/>
    <w:next w:val="BodyText"/>
    <w:autoRedefine/>
    <w:rsid w:val="00A547C1"/>
    <w:pPr>
      <w:widowControl w:val="0"/>
      <w:spacing w:after="120" w:line="360" w:lineRule="auto"/>
      <w:jc w:val="both"/>
    </w:pPr>
    <w:rPr>
      <w:rFonts w:ascii="Times New Roman" w:eastAsia="Times New Roman" w:hAnsi="Times New Roman" w:cs="Times New Roman"/>
      <w:sz w:val="24"/>
      <w:szCs w:val="24"/>
      <w:lang w:val="en-US"/>
    </w:rPr>
  </w:style>
  <w:style w:type="paragraph" w:styleId="BodyText">
    <w:name w:val="Body Text"/>
    <w:basedOn w:val="Normal"/>
    <w:link w:val="BodyTextChar"/>
    <w:rsid w:val="00630D86"/>
    <w:pPr>
      <w:spacing w:after="12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630D86"/>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630D86"/>
  </w:style>
  <w:style w:type="paragraph" w:styleId="NormalWeb">
    <w:name w:val="Normal (Web)"/>
    <w:basedOn w:val="Normal"/>
    <w:uiPriority w:val="99"/>
    <w:rsid w:val="00630D86"/>
    <w:pPr>
      <w:spacing w:after="150" w:line="240" w:lineRule="auto"/>
    </w:pPr>
    <w:rPr>
      <w:rFonts w:ascii="Times New Roman" w:eastAsia="Batang" w:hAnsi="Times New Roman" w:cs="Times New Roman"/>
      <w:sz w:val="24"/>
      <w:szCs w:val="24"/>
      <w:lang w:val="en-US" w:eastAsia="ko-KR"/>
    </w:rPr>
  </w:style>
  <w:style w:type="paragraph" w:customStyle="1" w:styleId="Body">
    <w:name w:val="Body"/>
    <w:basedOn w:val="Normal"/>
    <w:link w:val="BodyChar"/>
    <w:rsid w:val="00630D86"/>
    <w:pPr>
      <w:tabs>
        <w:tab w:val="left" w:pos="1440"/>
        <w:tab w:val="left" w:pos="3420"/>
      </w:tabs>
      <w:spacing w:after="60" w:line="220" w:lineRule="atLeast"/>
    </w:pPr>
    <w:rPr>
      <w:rFonts w:ascii="Arial" w:eastAsia="Times New Roman" w:hAnsi="Arial" w:cs="Times New Roman"/>
      <w:color w:val="000000"/>
      <w:sz w:val="24"/>
      <w:szCs w:val="20"/>
      <w:lang w:val="en-US"/>
    </w:rPr>
  </w:style>
  <w:style w:type="character" w:customStyle="1" w:styleId="BodyChar">
    <w:name w:val="Body Char"/>
    <w:basedOn w:val="DefaultParagraphFont"/>
    <w:link w:val="Body"/>
    <w:locked/>
    <w:rsid w:val="00630D86"/>
    <w:rPr>
      <w:rFonts w:ascii="Arial" w:eastAsia="Times New Roman" w:hAnsi="Arial" w:cs="Times New Roman"/>
      <w:color w:val="000000"/>
      <w:sz w:val="24"/>
      <w:szCs w:val="20"/>
      <w:lang w:val="en-US"/>
    </w:rPr>
  </w:style>
  <w:style w:type="paragraph" w:styleId="Caption">
    <w:name w:val="caption"/>
    <w:basedOn w:val="Normal"/>
    <w:next w:val="Normal"/>
    <w:qFormat/>
    <w:rsid w:val="00630D86"/>
    <w:pPr>
      <w:widowControl w:val="0"/>
      <w:spacing w:before="60" w:after="240" w:line="240" w:lineRule="auto"/>
      <w:jc w:val="center"/>
    </w:pPr>
    <w:rPr>
      <w:rFonts w:ascii="Times New Roman" w:eastAsia="Times New Roman" w:hAnsi="Times New Roman" w:cs="Times New Roman"/>
      <w:b/>
      <w:sz w:val="24"/>
      <w:szCs w:val="24"/>
      <w:lang w:val="en-US"/>
    </w:rPr>
  </w:style>
  <w:style w:type="character" w:styleId="Hyperlink">
    <w:name w:val="Hyperlink"/>
    <w:basedOn w:val="DefaultParagraphFont"/>
    <w:uiPriority w:val="99"/>
    <w:unhideWhenUsed/>
    <w:rsid w:val="00630D86"/>
    <w:rPr>
      <w:color w:val="0000FF" w:themeColor="hyperlink"/>
      <w:u w:val="single"/>
    </w:rPr>
  </w:style>
  <w:style w:type="table" w:styleId="TableGrid">
    <w:name w:val="Table Grid"/>
    <w:basedOn w:val="TableNormal"/>
    <w:uiPriority w:val="39"/>
    <w:rsid w:val="00630D86"/>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A92AA3"/>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A92AA3"/>
    <w:rPr>
      <w:rFonts w:ascii="Consolas" w:hAnsi="Consolas" w:cs="Consolas"/>
      <w:sz w:val="21"/>
      <w:szCs w:val="21"/>
    </w:rPr>
  </w:style>
  <w:style w:type="character" w:styleId="PlaceholderText">
    <w:name w:val="Placeholder Text"/>
    <w:basedOn w:val="DefaultParagraphFont"/>
    <w:uiPriority w:val="99"/>
    <w:semiHidden/>
    <w:rsid w:val="00EB1FD3"/>
    <w:rPr>
      <w:color w:val="808080"/>
    </w:rPr>
  </w:style>
  <w:style w:type="paragraph" w:customStyle="1" w:styleId="volissue">
    <w:name w:val="volissue"/>
    <w:basedOn w:val="Normal"/>
    <w:rsid w:val="00A833A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A833A2"/>
    <w:rPr>
      <w:color w:val="800080" w:themeColor="followedHyperlink"/>
      <w:u w:val="single"/>
    </w:rPr>
  </w:style>
  <w:style w:type="character" w:styleId="CommentReference">
    <w:name w:val="annotation reference"/>
    <w:basedOn w:val="DefaultParagraphFont"/>
    <w:uiPriority w:val="99"/>
    <w:semiHidden/>
    <w:unhideWhenUsed/>
    <w:rsid w:val="007E225B"/>
    <w:rPr>
      <w:sz w:val="16"/>
      <w:szCs w:val="16"/>
    </w:rPr>
  </w:style>
  <w:style w:type="paragraph" w:styleId="CommentText">
    <w:name w:val="annotation text"/>
    <w:basedOn w:val="Normal"/>
    <w:link w:val="CommentTextChar"/>
    <w:uiPriority w:val="99"/>
    <w:semiHidden/>
    <w:unhideWhenUsed/>
    <w:rsid w:val="007E225B"/>
    <w:pPr>
      <w:spacing w:line="240" w:lineRule="auto"/>
    </w:pPr>
    <w:rPr>
      <w:sz w:val="20"/>
      <w:szCs w:val="20"/>
    </w:rPr>
  </w:style>
  <w:style w:type="character" w:customStyle="1" w:styleId="CommentTextChar">
    <w:name w:val="Comment Text Char"/>
    <w:basedOn w:val="DefaultParagraphFont"/>
    <w:link w:val="CommentText"/>
    <w:uiPriority w:val="99"/>
    <w:semiHidden/>
    <w:rsid w:val="007E225B"/>
    <w:rPr>
      <w:sz w:val="20"/>
      <w:szCs w:val="20"/>
    </w:rPr>
  </w:style>
  <w:style w:type="paragraph" w:styleId="CommentSubject">
    <w:name w:val="annotation subject"/>
    <w:basedOn w:val="CommentText"/>
    <w:next w:val="CommentText"/>
    <w:link w:val="CommentSubjectChar"/>
    <w:uiPriority w:val="99"/>
    <w:semiHidden/>
    <w:unhideWhenUsed/>
    <w:rsid w:val="007E225B"/>
    <w:rPr>
      <w:b/>
      <w:bCs/>
    </w:rPr>
  </w:style>
  <w:style w:type="character" w:customStyle="1" w:styleId="CommentSubjectChar">
    <w:name w:val="Comment Subject Char"/>
    <w:basedOn w:val="CommentTextChar"/>
    <w:link w:val="CommentSubject"/>
    <w:uiPriority w:val="99"/>
    <w:semiHidden/>
    <w:rsid w:val="007E225B"/>
    <w:rPr>
      <w:b/>
      <w:bCs/>
      <w:sz w:val="20"/>
      <w:szCs w:val="20"/>
    </w:rPr>
  </w:style>
  <w:style w:type="paragraph" w:styleId="Revision">
    <w:name w:val="Revision"/>
    <w:hidden/>
    <w:uiPriority w:val="99"/>
    <w:semiHidden/>
    <w:rsid w:val="008567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892151">
      <w:bodyDiv w:val="1"/>
      <w:marLeft w:val="0"/>
      <w:marRight w:val="0"/>
      <w:marTop w:val="0"/>
      <w:marBottom w:val="0"/>
      <w:divBdr>
        <w:top w:val="none" w:sz="0" w:space="0" w:color="auto"/>
        <w:left w:val="none" w:sz="0" w:space="0" w:color="auto"/>
        <w:bottom w:val="none" w:sz="0" w:space="0" w:color="auto"/>
        <w:right w:val="none" w:sz="0" w:space="0" w:color="auto"/>
      </w:divBdr>
    </w:div>
    <w:div w:id="143816228">
      <w:bodyDiv w:val="1"/>
      <w:marLeft w:val="0"/>
      <w:marRight w:val="0"/>
      <w:marTop w:val="0"/>
      <w:marBottom w:val="0"/>
      <w:divBdr>
        <w:top w:val="none" w:sz="0" w:space="0" w:color="auto"/>
        <w:left w:val="none" w:sz="0" w:space="0" w:color="auto"/>
        <w:bottom w:val="none" w:sz="0" w:space="0" w:color="auto"/>
        <w:right w:val="none" w:sz="0" w:space="0" w:color="auto"/>
      </w:divBdr>
    </w:div>
    <w:div w:id="210069860">
      <w:bodyDiv w:val="1"/>
      <w:marLeft w:val="0"/>
      <w:marRight w:val="0"/>
      <w:marTop w:val="0"/>
      <w:marBottom w:val="0"/>
      <w:divBdr>
        <w:top w:val="none" w:sz="0" w:space="0" w:color="auto"/>
        <w:left w:val="none" w:sz="0" w:space="0" w:color="auto"/>
        <w:bottom w:val="none" w:sz="0" w:space="0" w:color="auto"/>
        <w:right w:val="none" w:sz="0" w:space="0" w:color="auto"/>
      </w:divBdr>
    </w:div>
    <w:div w:id="255556501">
      <w:bodyDiv w:val="1"/>
      <w:marLeft w:val="0"/>
      <w:marRight w:val="0"/>
      <w:marTop w:val="0"/>
      <w:marBottom w:val="0"/>
      <w:divBdr>
        <w:top w:val="none" w:sz="0" w:space="0" w:color="auto"/>
        <w:left w:val="none" w:sz="0" w:space="0" w:color="auto"/>
        <w:bottom w:val="none" w:sz="0" w:space="0" w:color="auto"/>
        <w:right w:val="none" w:sz="0" w:space="0" w:color="auto"/>
      </w:divBdr>
    </w:div>
    <w:div w:id="283392616">
      <w:bodyDiv w:val="1"/>
      <w:marLeft w:val="0"/>
      <w:marRight w:val="0"/>
      <w:marTop w:val="0"/>
      <w:marBottom w:val="0"/>
      <w:divBdr>
        <w:top w:val="none" w:sz="0" w:space="0" w:color="auto"/>
        <w:left w:val="none" w:sz="0" w:space="0" w:color="auto"/>
        <w:bottom w:val="none" w:sz="0" w:space="0" w:color="auto"/>
        <w:right w:val="none" w:sz="0" w:space="0" w:color="auto"/>
      </w:divBdr>
    </w:div>
    <w:div w:id="397047979">
      <w:bodyDiv w:val="1"/>
      <w:marLeft w:val="0"/>
      <w:marRight w:val="0"/>
      <w:marTop w:val="0"/>
      <w:marBottom w:val="0"/>
      <w:divBdr>
        <w:top w:val="none" w:sz="0" w:space="0" w:color="auto"/>
        <w:left w:val="none" w:sz="0" w:space="0" w:color="auto"/>
        <w:bottom w:val="none" w:sz="0" w:space="0" w:color="auto"/>
        <w:right w:val="none" w:sz="0" w:space="0" w:color="auto"/>
      </w:divBdr>
    </w:div>
    <w:div w:id="749427860">
      <w:bodyDiv w:val="1"/>
      <w:marLeft w:val="0"/>
      <w:marRight w:val="0"/>
      <w:marTop w:val="0"/>
      <w:marBottom w:val="0"/>
      <w:divBdr>
        <w:top w:val="none" w:sz="0" w:space="0" w:color="auto"/>
        <w:left w:val="none" w:sz="0" w:space="0" w:color="auto"/>
        <w:bottom w:val="none" w:sz="0" w:space="0" w:color="auto"/>
        <w:right w:val="none" w:sz="0" w:space="0" w:color="auto"/>
      </w:divBdr>
    </w:div>
    <w:div w:id="874578804">
      <w:bodyDiv w:val="1"/>
      <w:marLeft w:val="0"/>
      <w:marRight w:val="0"/>
      <w:marTop w:val="0"/>
      <w:marBottom w:val="0"/>
      <w:divBdr>
        <w:top w:val="none" w:sz="0" w:space="0" w:color="auto"/>
        <w:left w:val="none" w:sz="0" w:space="0" w:color="auto"/>
        <w:bottom w:val="none" w:sz="0" w:space="0" w:color="auto"/>
        <w:right w:val="none" w:sz="0" w:space="0" w:color="auto"/>
      </w:divBdr>
    </w:div>
    <w:div w:id="959140735">
      <w:bodyDiv w:val="1"/>
      <w:marLeft w:val="0"/>
      <w:marRight w:val="0"/>
      <w:marTop w:val="0"/>
      <w:marBottom w:val="0"/>
      <w:divBdr>
        <w:top w:val="none" w:sz="0" w:space="0" w:color="auto"/>
        <w:left w:val="none" w:sz="0" w:space="0" w:color="auto"/>
        <w:bottom w:val="none" w:sz="0" w:space="0" w:color="auto"/>
        <w:right w:val="none" w:sz="0" w:space="0" w:color="auto"/>
      </w:divBdr>
    </w:div>
    <w:div w:id="1249004176">
      <w:bodyDiv w:val="1"/>
      <w:marLeft w:val="0"/>
      <w:marRight w:val="0"/>
      <w:marTop w:val="0"/>
      <w:marBottom w:val="0"/>
      <w:divBdr>
        <w:top w:val="none" w:sz="0" w:space="0" w:color="auto"/>
        <w:left w:val="none" w:sz="0" w:space="0" w:color="auto"/>
        <w:bottom w:val="none" w:sz="0" w:space="0" w:color="auto"/>
        <w:right w:val="none" w:sz="0" w:space="0" w:color="auto"/>
      </w:divBdr>
    </w:div>
    <w:div w:id="1330406566">
      <w:bodyDiv w:val="1"/>
      <w:marLeft w:val="0"/>
      <w:marRight w:val="0"/>
      <w:marTop w:val="0"/>
      <w:marBottom w:val="0"/>
      <w:divBdr>
        <w:top w:val="none" w:sz="0" w:space="0" w:color="auto"/>
        <w:left w:val="none" w:sz="0" w:space="0" w:color="auto"/>
        <w:bottom w:val="none" w:sz="0" w:space="0" w:color="auto"/>
        <w:right w:val="none" w:sz="0" w:space="0" w:color="auto"/>
      </w:divBdr>
    </w:div>
    <w:div w:id="1470124526">
      <w:bodyDiv w:val="1"/>
      <w:marLeft w:val="0"/>
      <w:marRight w:val="0"/>
      <w:marTop w:val="0"/>
      <w:marBottom w:val="0"/>
      <w:divBdr>
        <w:top w:val="none" w:sz="0" w:space="0" w:color="auto"/>
        <w:left w:val="none" w:sz="0" w:space="0" w:color="auto"/>
        <w:bottom w:val="none" w:sz="0" w:space="0" w:color="auto"/>
        <w:right w:val="none" w:sz="0" w:space="0" w:color="auto"/>
      </w:divBdr>
      <w:divsChild>
        <w:div w:id="434325284">
          <w:marLeft w:val="0"/>
          <w:marRight w:val="0"/>
          <w:marTop w:val="0"/>
          <w:marBottom w:val="0"/>
          <w:divBdr>
            <w:top w:val="none" w:sz="0" w:space="0" w:color="auto"/>
            <w:left w:val="none" w:sz="0" w:space="0" w:color="auto"/>
            <w:bottom w:val="none" w:sz="0" w:space="0" w:color="auto"/>
            <w:right w:val="none" w:sz="0" w:space="0" w:color="auto"/>
          </w:divBdr>
        </w:div>
        <w:div w:id="616375075">
          <w:marLeft w:val="0"/>
          <w:marRight w:val="0"/>
          <w:marTop w:val="0"/>
          <w:marBottom w:val="0"/>
          <w:divBdr>
            <w:top w:val="none" w:sz="0" w:space="0" w:color="auto"/>
            <w:left w:val="none" w:sz="0" w:space="0" w:color="auto"/>
            <w:bottom w:val="none" w:sz="0" w:space="0" w:color="auto"/>
            <w:right w:val="none" w:sz="0" w:space="0" w:color="auto"/>
          </w:divBdr>
          <w:divsChild>
            <w:div w:id="212348538">
              <w:marLeft w:val="0"/>
              <w:marRight w:val="0"/>
              <w:marTop w:val="0"/>
              <w:marBottom w:val="0"/>
              <w:divBdr>
                <w:top w:val="none" w:sz="0" w:space="0" w:color="auto"/>
                <w:left w:val="none" w:sz="0" w:space="0" w:color="auto"/>
                <w:bottom w:val="none" w:sz="0" w:space="0" w:color="auto"/>
                <w:right w:val="none" w:sz="0" w:space="0" w:color="auto"/>
              </w:divBdr>
              <w:divsChild>
                <w:div w:id="896627687">
                  <w:marLeft w:val="0"/>
                  <w:marRight w:val="0"/>
                  <w:marTop w:val="0"/>
                  <w:marBottom w:val="0"/>
                  <w:divBdr>
                    <w:top w:val="none" w:sz="0" w:space="0" w:color="auto"/>
                    <w:left w:val="none" w:sz="0" w:space="0" w:color="auto"/>
                    <w:bottom w:val="none" w:sz="0" w:space="0" w:color="auto"/>
                    <w:right w:val="none" w:sz="0" w:space="0" w:color="auto"/>
                  </w:divBdr>
                  <w:divsChild>
                    <w:div w:id="148909454">
                      <w:marLeft w:val="0"/>
                      <w:marRight w:val="0"/>
                      <w:marTop w:val="0"/>
                      <w:marBottom w:val="0"/>
                      <w:divBdr>
                        <w:top w:val="none" w:sz="0" w:space="0" w:color="auto"/>
                        <w:left w:val="none" w:sz="0" w:space="0" w:color="auto"/>
                        <w:bottom w:val="none" w:sz="0" w:space="0" w:color="auto"/>
                        <w:right w:val="none" w:sz="0" w:space="0" w:color="auto"/>
                      </w:divBdr>
                      <w:divsChild>
                        <w:div w:id="230383920">
                          <w:marLeft w:val="0"/>
                          <w:marRight w:val="0"/>
                          <w:marTop w:val="0"/>
                          <w:marBottom w:val="0"/>
                          <w:divBdr>
                            <w:top w:val="none" w:sz="0" w:space="0" w:color="auto"/>
                            <w:left w:val="none" w:sz="0" w:space="0" w:color="auto"/>
                            <w:bottom w:val="none" w:sz="0" w:space="0" w:color="auto"/>
                            <w:right w:val="none" w:sz="0" w:space="0" w:color="auto"/>
                          </w:divBdr>
                          <w:divsChild>
                            <w:div w:id="762991108">
                              <w:marLeft w:val="0"/>
                              <w:marRight w:val="0"/>
                              <w:marTop w:val="0"/>
                              <w:marBottom w:val="0"/>
                              <w:divBdr>
                                <w:top w:val="none" w:sz="0" w:space="0" w:color="auto"/>
                                <w:left w:val="none" w:sz="0" w:space="0" w:color="auto"/>
                                <w:bottom w:val="none" w:sz="0" w:space="0" w:color="auto"/>
                                <w:right w:val="none" w:sz="0" w:space="0" w:color="auto"/>
                              </w:divBdr>
                              <w:divsChild>
                                <w:div w:id="1593271708">
                                  <w:marLeft w:val="0"/>
                                  <w:marRight w:val="0"/>
                                  <w:marTop w:val="0"/>
                                  <w:marBottom w:val="0"/>
                                  <w:divBdr>
                                    <w:top w:val="none" w:sz="0" w:space="0" w:color="auto"/>
                                    <w:left w:val="none" w:sz="0" w:space="0" w:color="auto"/>
                                    <w:bottom w:val="none" w:sz="0" w:space="0" w:color="auto"/>
                                    <w:right w:val="none" w:sz="0" w:space="0" w:color="auto"/>
                                  </w:divBdr>
                                  <w:divsChild>
                                    <w:div w:id="222109660">
                                      <w:marLeft w:val="0"/>
                                      <w:marRight w:val="0"/>
                                      <w:marTop w:val="0"/>
                                      <w:marBottom w:val="0"/>
                                      <w:divBdr>
                                        <w:top w:val="none" w:sz="0" w:space="0" w:color="auto"/>
                                        <w:left w:val="none" w:sz="0" w:space="0" w:color="auto"/>
                                        <w:bottom w:val="none" w:sz="0" w:space="0" w:color="auto"/>
                                        <w:right w:val="none" w:sz="0" w:space="0" w:color="auto"/>
                                      </w:divBdr>
                                      <w:divsChild>
                                        <w:div w:id="147706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7795780">
              <w:marLeft w:val="0"/>
              <w:marRight w:val="0"/>
              <w:marTop w:val="0"/>
              <w:marBottom w:val="0"/>
              <w:divBdr>
                <w:top w:val="none" w:sz="0" w:space="0" w:color="auto"/>
                <w:left w:val="none" w:sz="0" w:space="0" w:color="auto"/>
                <w:bottom w:val="none" w:sz="0" w:space="0" w:color="auto"/>
                <w:right w:val="none" w:sz="0" w:space="0" w:color="auto"/>
              </w:divBdr>
              <w:divsChild>
                <w:div w:id="1879321136">
                  <w:marLeft w:val="0"/>
                  <w:marRight w:val="180"/>
                  <w:marTop w:val="0"/>
                  <w:marBottom w:val="0"/>
                  <w:divBdr>
                    <w:top w:val="none" w:sz="0" w:space="0" w:color="auto"/>
                    <w:left w:val="none" w:sz="0" w:space="0" w:color="auto"/>
                    <w:bottom w:val="none" w:sz="0" w:space="0" w:color="auto"/>
                    <w:right w:val="none" w:sz="0" w:space="0" w:color="auto"/>
                  </w:divBdr>
                  <w:divsChild>
                    <w:div w:id="40399469">
                      <w:marLeft w:val="0"/>
                      <w:marRight w:val="-10155"/>
                      <w:marTop w:val="0"/>
                      <w:marBottom w:val="0"/>
                      <w:divBdr>
                        <w:top w:val="none" w:sz="0" w:space="0" w:color="auto"/>
                        <w:left w:val="none" w:sz="0" w:space="0" w:color="auto"/>
                        <w:bottom w:val="none" w:sz="0" w:space="0" w:color="auto"/>
                        <w:right w:val="none" w:sz="0" w:space="0" w:color="auto"/>
                      </w:divBdr>
                      <w:divsChild>
                        <w:div w:id="1203010582">
                          <w:marLeft w:val="0"/>
                          <w:marRight w:val="0"/>
                          <w:marTop w:val="0"/>
                          <w:marBottom w:val="0"/>
                          <w:divBdr>
                            <w:top w:val="none" w:sz="0" w:space="0" w:color="auto"/>
                            <w:left w:val="none" w:sz="0" w:space="0" w:color="auto"/>
                            <w:bottom w:val="none" w:sz="0" w:space="0" w:color="auto"/>
                            <w:right w:val="none" w:sz="0" w:space="0" w:color="auto"/>
                          </w:divBdr>
                          <w:divsChild>
                            <w:div w:id="180797053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62080882">
                      <w:marLeft w:val="0"/>
                      <w:marRight w:val="0"/>
                      <w:marTop w:val="0"/>
                      <w:marBottom w:val="0"/>
                      <w:divBdr>
                        <w:top w:val="none" w:sz="0" w:space="0" w:color="auto"/>
                        <w:left w:val="none" w:sz="0" w:space="0" w:color="auto"/>
                        <w:bottom w:val="none" w:sz="0" w:space="0" w:color="auto"/>
                        <w:right w:val="none" w:sz="0" w:space="0" w:color="auto"/>
                      </w:divBdr>
                      <w:divsChild>
                        <w:div w:id="53087046">
                          <w:marLeft w:val="0"/>
                          <w:marRight w:val="0"/>
                          <w:marTop w:val="0"/>
                          <w:marBottom w:val="0"/>
                          <w:divBdr>
                            <w:top w:val="none" w:sz="0" w:space="0" w:color="auto"/>
                            <w:left w:val="none" w:sz="0" w:space="0" w:color="auto"/>
                            <w:bottom w:val="none" w:sz="0" w:space="0" w:color="auto"/>
                            <w:right w:val="none" w:sz="0" w:space="0" w:color="auto"/>
                          </w:divBdr>
                          <w:divsChild>
                            <w:div w:id="41755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793576">
      <w:bodyDiv w:val="1"/>
      <w:marLeft w:val="0"/>
      <w:marRight w:val="0"/>
      <w:marTop w:val="0"/>
      <w:marBottom w:val="0"/>
      <w:divBdr>
        <w:top w:val="none" w:sz="0" w:space="0" w:color="auto"/>
        <w:left w:val="none" w:sz="0" w:space="0" w:color="auto"/>
        <w:bottom w:val="none" w:sz="0" w:space="0" w:color="auto"/>
        <w:right w:val="none" w:sz="0" w:space="0" w:color="auto"/>
      </w:divBdr>
    </w:div>
    <w:div w:id="1642613524">
      <w:bodyDiv w:val="1"/>
      <w:marLeft w:val="0"/>
      <w:marRight w:val="0"/>
      <w:marTop w:val="0"/>
      <w:marBottom w:val="0"/>
      <w:divBdr>
        <w:top w:val="none" w:sz="0" w:space="0" w:color="auto"/>
        <w:left w:val="none" w:sz="0" w:space="0" w:color="auto"/>
        <w:bottom w:val="none" w:sz="0" w:space="0" w:color="auto"/>
        <w:right w:val="none" w:sz="0" w:space="0" w:color="auto"/>
      </w:divBdr>
    </w:div>
    <w:div w:id="1688943557">
      <w:bodyDiv w:val="1"/>
      <w:marLeft w:val="0"/>
      <w:marRight w:val="0"/>
      <w:marTop w:val="0"/>
      <w:marBottom w:val="0"/>
      <w:divBdr>
        <w:top w:val="none" w:sz="0" w:space="0" w:color="auto"/>
        <w:left w:val="none" w:sz="0" w:space="0" w:color="auto"/>
        <w:bottom w:val="none" w:sz="0" w:space="0" w:color="auto"/>
        <w:right w:val="none" w:sz="0" w:space="0" w:color="auto"/>
      </w:divBdr>
      <w:divsChild>
        <w:div w:id="1675958883">
          <w:marLeft w:val="547"/>
          <w:marRight w:val="0"/>
          <w:marTop w:val="96"/>
          <w:marBottom w:val="0"/>
          <w:divBdr>
            <w:top w:val="none" w:sz="0" w:space="0" w:color="auto"/>
            <w:left w:val="none" w:sz="0" w:space="0" w:color="auto"/>
            <w:bottom w:val="none" w:sz="0" w:space="0" w:color="auto"/>
            <w:right w:val="none" w:sz="0" w:space="0" w:color="auto"/>
          </w:divBdr>
        </w:div>
      </w:divsChild>
    </w:div>
    <w:div w:id="1788043494">
      <w:bodyDiv w:val="1"/>
      <w:marLeft w:val="0"/>
      <w:marRight w:val="0"/>
      <w:marTop w:val="0"/>
      <w:marBottom w:val="0"/>
      <w:divBdr>
        <w:top w:val="none" w:sz="0" w:space="0" w:color="auto"/>
        <w:left w:val="none" w:sz="0" w:space="0" w:color="auto"/>
        <w:bottom w:val="none" w:sz="0" w:space="0" w:color="auto"/>
        <w:right w:val="none" w:sz="0" w:space="0" w:color="auto"/>
      </w:divBdr>
    </w:div>
    <w:div w:id="1836068602">
      <w:bodyDiv w:val="1"/>
      <w:marLeft w:val="0"/>
      <w:marRight w:val="0"/>
      <w:marTop w:val="0"/>
      <w:marBottom w:val="0"/>
      <w:divBdr>
        <w:top w:val="none" w:sz="0" w:space="0" w:color="auto"/>
        <w:left w:val="none" w:sz="0" w:space="0" w:color="auto"/>
        <w:bottom w:val="none" w:sz="0" w:space="0" w:color="auto"/>
        <w:right w:val="none" w:sz="0" w:space="0" w:color="auto"/>
      </w:divBdr>
    </w:div>
    <w:div w:id="1992520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file:///C:\Users\Tanish%20Sugnani\Documents\final%20year\Image%20Fusion%20REPORT(2).docx" TargetMode="External"/><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7.jpe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settings" Target="settings.xml"/><Relationship Id="rId10" Type="http://schemas.microsoft.com/office/2011/relationships/commentsExtended" Target="commentsExtended.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www.sciencedirect.com/science/journal/00304018"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endnotes" Target="endnotes.xml"/><Relationship Id="rId51" Type="http://schemas.microsoft.com/office/2011/relationships/people" Target="people.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1AD53AE3E5543EE8328B765C2D99DAB"/>
        <w:category>
          <w:name w:val="General"/>
          <w:gallery w:val="placeholder"/>
        </w:category>
        <w:types>
          <w:type w:val="bbPlcHdr"/>
        </w:types>
        <w:behaviors>
          <w:behavior w:val="content"/>
        </w:behaviors>
        <w:guid w:val="{7257C5FD-4B22-4AB9-9D09-DBB5E0491597}"/>
      </w:docPartPr>
      <w:docPartBody>
        <w:p w:rsidR="00446644" w:rsidRDefault="00A773AD" w:rsidP="00A773AD">
          <w:pPr>
            <w:pStyle w:val="81AD53AE3E5543EE8328B765C2D99DAB"/>
          </w:pPr>
          <w:r>
            <w:rPr>
              <w:rFonts w:asciiTheme="majorHAnsi" w:eastAsiaTheme="majorEastAsia" w:hAnsiTheme="majorHAnsi" w:cstheme="majorBidi"/>
              <w:b/>
              <w:bCs/>
              <w:color w:val="5B9BD5"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ngsana New">
    <w:panose1 w:val="02020603050405020304"/>
    <w:charset w:val="00"/>
    <w:family w:val="roman"/>
    <w:pitch w:val="variable"/>
    <w:sig w:usb0="81000003" w:usb1="00000000" w:usb2="00000000" w:usb3="00000000" w:csb0="00010001" w:csb1="00000000"/>
  </w:font>
  <w:font w:name="CMR10">
    <w:altName w:val="MS Mincho"/>
    <w:panose1 w:val="00000000000000000000"/>
    <w:charset w:val="80"/>
    <w:family w:val="auto"/>
    <w:notTrueType/>
    <w:pitch w:val="default"/>
    <w:sig w:usb0="00000001" w:usb1="08070000" w:usb2="00000010" w:usb3="00000000" w:csb0="00020000" w:csb1="00000000"/>
  </w:font>
  <w:font w:name="AdvTT5235d5a9">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TimesNewRoman,Italic">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773C19"/>
    <w:rsid w:val="000048FF"/>
    <w:rsid w:val="00024BCB"/>
    <w:rsid w:val="0004343D"/>
    <w:rsid w:val="00081244"/>
    <w:rsid w:val="00095ACB"/>
    <w:rsid w:val="000B3BF4"/>
    <w:rsid w:val="000E6AAD"/>
    <w:rsid w:val="00132EDB"/>
    <w:rsid w:val="00133622"/>
    <w:rsid w:val="001445BB"/>
    <w:rsid w:val="0019409F"/>
    <w:rsid w:val="001A6CDD"/>
    <w:rsid w:val="0021391F"/>
    <w:rsid w:val="0021644C"/>
    <w:rsid w:val="002967EA"/>
    <w:rsid w:val="002A2A63"/>
    <w:rsid w:val="002E5A78"/>
    <w:rsid w:val="00312D6C"/>
    <w:rsid w:val="003B40D2"/>
    <w:rsid w:val="00446644"/>
    <w:rsid w:val="004E6FAD"/>
    <w:rsid w:val="004F5395"/>
    <w:rsid w:val="0051362F"/>
    <w:rsid w:val="0052739C"/>
    <w:rsid w:val="00584BD9"/>
    <w:rsid w:val="00595CD0"/>
    <w:rsid w:val="005A1B81"/>
    <w:rsid w:val="00667F32"/>
    <w:rsid w:val="006F33C1"/>
    <w:rsid w:val="00753923"/>
    <w:rsid w:val="00773C19"/>
    <w:rsid w:val="007B4197"/>
    <w:rsid w:val="0080477A"/>
    <w:rsid w:val="00893B0B"/>
    <w:rsid w:val="008C5F14"/>
    <w:rsid w:val="00945D52"/>
    <w:rsid w:val="00962B87"/>
    <w:rsid w:val="00A2141F"/>
    <w:rsid w:val="00A328CE"/>
    <w:rsid w:val="00A773AD"/>
    <w:rsid w:val="00A95A42"/>
    <w:rsid w:val="00AE0832"/>
    <w:rsid w:val="00AE2CAA"/>
    <w:rsid w:val="00B344A2"/>
    <w:rsid w:val="00BA716A"/>
    <w:rsid w:val="00BE31C0"/>
    <w:rsid w:val="00C75AF9"/>
    <w:rsid w:val="00CE5380"/>
    <w:rsid w:val="00CE7EFD"/>
    <w:rsid w:val="00D13852"/>
    <w:rsid w:val="00E14B2E"/>
    <w:rsid w:val="00E35954"/>
    <w:rsid w:val="00F31C9E"/>
    <w:rsid w:val="00F650CE"/>
    <w:rsid w:val="00FD0C0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31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60325A3B284C54804FA8D82E0DAEA5">
    <w:name w:val="3F60325A3B284C54804FA8D82E0DAEA5"/>
    <w:rsid w:val="00773C19"/>
  </w:style>
  <w:style w:type="paragraph" w:customStyle="1" w:styleId="0BE596ABDA9043CBA588525E336C844F">
    <w:name w:val="0BE596ABDA9043CBA588525E336C844F"/>
    <w:rsid w:val="00773C19"/>
  </w:style>
  <w:style w:type="paragraph" w:customStyle="1" w:styleId="0563F8E97D994AA8A653767CA01CA626">
    <w:name w:val="0563F8E97D994AA8A653767CA01CA626"/>
    <w:rsid w:val="00773C19"/>
  </w:style>
  <w:style w:type="character" w:styleId="PlaceholderText">
    <w:name w:val="Placeholder Text"/>
    <w:basedOn w:val="DefaultParagraphFont"/>
    <w:uiPriority w:val="99"/>
    <w:semiHidden/>
    <w:rsid w:val="004F5395"/>
    <w:rPr>
      <w:color w:val="808080"/>
    </w:rPr>
  </w:style>
  <w:style w:type="paragraph" w:customStyle="1" w:styleId="E2D70BFA89EB46069135F42CAB876D88">
    <w:name w:val="E2D70BFA89EB46069135F42CAB876D88"/>
    <w:rsid w:val="00962B87"/>
    <w:pPr>
      <w:spacing w:after="160" w:line="259" w:lineRule="auto"/>
    </w:pPr>
  </w:style>
  <w:style w:type="paragraph" w:customStyle="1" w:styleId="069E683E07B74FA6B38EED0BC09107C5">
    <w:name w:val="069E683E07B74FA6B38EED0BC09107C5"/>
    <w:rsid w:val="00962B87"/>
    <w:pPr>
      <w:spacing w:after="160" w:line="259" w:lineRule="auto"/>
    </w:pPr>
  </w:style>
  <w:style w:type="paragraph" w:customStyle="1" w:styleId="43040DECB2204F9FB8F61DD71F024A36">
    <w:name w:val="43040DECB2204F9FB8F61DD71F024A36"/>
    <w:rsid w:val="00962B87"/>
    <w:pPr>
      <w:spacing w:after="160" w:line="259" w:lineRule="auto"/>
    </w:pPr>
  </w:style>
  <w:style w:type="paragraph" w:customStyle="1" w:styleId="1EC7E0B2B337444C96E6AE28B313507C">
    <w:name w:val="1EC7E0B2B337444C96E6AE28B313507C"/>
    <w:rsid w:val="00962B87"/>
    <w:pPr>
      <w:spacing w:after="160" w:line="259" w:lineRule="auto"/>
    </w:pPr>
  </w:style>
  <w:style w:type="paragraph" w:customStyle="1" w:styleId="BE24F07AB55A4F38B2A5CD3F5DC14FDA">
    <w:name w:val="BE24F07AB55A4F38B2A5CD3F5DC14FDA"/>
    <w:rsid w:val="00962B87"/>
    <w:pPr>
      <w:spacing w:after="160" w:line="259" w:lineRule="auto"/>
    </w:pPr>
  </w:style>
  <w:style w:type="paragraph" w:customStyle="1" w:styleId="46EAB3980E554BD2B2351B3A298450ED">
    <w:name w:val="46EAB3980E554BD2B2351B3A298450ED"/>
    <w:rsid w:val="00A773AD"/>
    <w:pPr>
      <w:spacing w:after="160" w:line="259" w:lineRule="auto"/>
    </w:pPr>
    <w:rPr>
      <w:lang w:val="en-US" w:eastAsia="en-US"/>
    </w:rPr>
  </w:style>
  <w:style w:type="paragraph" w:customStyle="1" w:styleId="65C1989FB0D147369C03E7F72457A892">
    <w:name w:val="65C1989FB0D147369C03E7F72457A892"/>
    <w:rsid w:val="00A773AD"/>
    <w:pPr>
      <w:spacing w:after="160" w:line="259" w:lineRule="auto"/>
    </w:pPr>
    <w:rPr>
      <w:lang w:val="en-US" w:eastAsia="en-US"/>
    </w:rPr>
  </w:style>
  <w:style w:type="paragraph" w:customStyle="1" w:styleId="039DEBDC2CD245FD8E5694C074C3B948">
    <w:name w:val="039DEBDC2CD245FD8E5694C074C3B948"/>
    <w:rsid w:val="00A773AD"/>
    <w:pPr>
      <w:spacing w:after="160" w:line="259" w:lineRule="auto"/>
    </w:pPr>
    <w:rPr>
      <w:lang w:val="en-US" w:eastAsia="en-US"/>
    </w:rPr>
  </w:style>
  <w:style w:type="paragraph" w:customStyle="1" w:styleId="239098EB6E9148F987BF46BD773FE73C">
    <w:name w:val="239098EB6E9148F987BF46BD773FE73C"/>
    <w:rsid w:val="00A773AD"/>
    <w:pPr>
      <w:spacing w:after="160" w:line="259" w:lineRule="auto"/>
    </w:pPr>
    <w:rPr>
      <w:lang w:val="en-US" w:eastAsia="en-US"/>
    </w:rPr>
  </w:style>
  <w:style w:type="paragraph" w:customStyle="1" w:styleId="7114C406F6BB4A10BAD26EF907E25329">
    <w:name w:val="7114C406F6BB4A10BAD26EF907E25329"/>
    <w:rsid w:val="00A773AD"/>
    <w:pPr>
      <w:spacing w:after="160" w:line="259" w:lineRule="auto"/>
    </w:pPr>
    <w:rPr>
      <w:lang w:val="en-US" w:eastAsia="en-US"/>
    </w:rPr>
  </w:style>
  <w:style w:type="paragraph" w:customStyle="1" w:styleId="832CD392F7DF4AFB9118300B455565BA">
    <w:name w:val="832CD392F7DF4AFB9118300B455565BA"/>
    <w:rsid w:val="00A773AD"/>
    <w:pPr>
      <w:spacing w:after="160" w:line="259" w:lineRule="auto"/>
    </w:pPr>
    <w:rPr>
      <w:lang w:val="en-US" w:eastAsia="en-US"/>
    </w:rPr>
  </w:style>
  <w:style w:type="paragraph" w:customStyle="1" w:styleId="16A6DD9E363A4132B543D78A26646738">
    <w:name w:val="16A6DD9E363A4132B543D78A26646738"/>
    <w:rsid w:val="00A773AD"/>
    <w:pPr>
      <w:spacing w:after="160" w:line="259" w:lineRule="auto"/>
    </w:pPr>
    <w:rPr>
      <w:lang w:val="en-US" w:eastAsia="en-US"/>
    </w:rPr>
  </w:style>
  <w:style w:type="paragraph" w:customStyle="1" w:styleId="11217793A8524F418515E7C7ACA6104B">
    <w:name w:val="11217793A8524F418515E7C7ACA6104B"/>
    <w:rsid w:val="00A773AD"/>
    <w:pPr>
      <w:spacing w:after="160" w:line="259" w:lineRule="auto"/>
    </w:pPr>
    <w:rPr>
      <w:lang w:val="en-US" w:eastAsia="en-US"/>
    </w:rPr>
  </w:style>
  <w:style w:type="paragraph" w:customStyle="1" w:styleId="5EE741D34A9E463DB714328480563101">
    <w:name w:val="5EE741D34A9E463DB714328480563101"/>
    <w:rsid w:val="00A773AD"/>
    <w:pPr>
      <w:spacing w:after="160" w:line="259" w:lineRule="auto"/>
    </w:pPr>
    <w:rPr>
      <w:lang w:val="en-US" w:eastAsia="en-US"/>
    </w:rPr>
  </w:style>
  <w:style w:type="paragraph" w:customStyle="1" w:styleId="A58C9C27F9E84E3086FF14E5ED80F371">
    <w:name w:val="A58C9C27F9E84E3086FF14E5ED80F371"/>
    <w:rsid w:val="00A773AD"/>
    <w:pPr>
      <w:spacing w:after="160" w:line="259" w:lineRule="auto"/>
    </w:pPr>
    <w:rPr>
      <w:lang w:val="en-US" w:eastAsia="en-US"/>
    </w:rPr>
  </w:style>
  <w:style w:type="paragraph" w:customStyle="1" w:styleId="BA7E100203034D958BEFE07AFF120B27">
    <w:name w:val="BA7E100203034D958BEFE07AFF120B27"/>
    <w:rsid w:val="00A773AD"/>
    <w:pPr>
      <w:spacing w:after="160" w:line="259" w:lineRule="auto"/>
    </w:pPr>
    <w:rPr>
      <w:lang w:val="en-US" w:eastAsia="en-US"/>
    </w:rPr>
  </w:style>
  <w:style w:type="paragraph" w:customStyle="1" w:styleId="4F016E8B42D944CF8E5A695CC35C5B05">
    <w:name w:val="4F016E8B42D944CF8E5A695CC35C5B05"/>
    <w:rsid w:val="00A773AD"/>
    <w:pPr>
      <w:spacing w:after="160" w:line="259" w:lineRule="auto"/>
    </w:pPr>
    <w:rPr>
      <w:lang w:val="en-US" w:eastAsia="en-US"/>
    </w:rPr>
  </w:style>
  <w:style w:type="paragraph" w:customStyle="1" w:styleId="FE0A3159BFCA4D1DB9A949AE0FDC3893">
    <w:name w:val="FE0A3159BFCA4D1DB9A949AE0FDC3893"/>
    <w:rsid w:val="00A773AD"/>
    <w:pPr>
      <w:spacing w:after="160" w:line="259" w:lineRule="auto"/>
    </w:pPr>
    <w:rPr>
      <w:lang w:val="en-US" w:eastAsia="en-US"/>
    </w:rPr>
  </w:style>
  <w:style w:type="paragraph" w:customStyle="1" w:styleId="94874C5348484D839348B510D6EDD6D0">
    <w:name w:val="94874C5348484D839348B510D6EDD6D0"/>
    <w:rsid w:val="00A773AD"/>
    <w:pPr>
      <w:spacing w:after="160" w:line="259" w:lineRule="auto"/>
    </w:pPr>
    <w:rPr>
      <w:lang w:val="en-US" w:eastAsia="en-US"/>
    </w:rPr>
  </w:style>
  <w:style w:type="paragraph" w:customStyle="1" w:styleId="F88BF370489E4F7EBBC58442AB01E635">
    <w:name w:val="F88BF370489E4F7EBBC58442AB01E635"/>
    <w:rsid w:val="00A773AD"/>
    <w:pPr>
      <w:spacing w:after="160" w:line="259" w:lineRule="auto"/>
    </w:pPr>
    <w:rPr>
      <w:lang w:val="en-US" w:eastAsia="en-US"/>
    </w:rPr>
  </w:style>
  <w:style w:type="paragraph" w:customStyle="1" w:styleId="9ED7BE14EC484331A83DE287032B0A2A">
    <w:name w:val="9ED7BE14EC484331A83DE287032B0A2A"/>
    <w:rsid w:val="00A773AD"/>
    <w:pPr>
      <w:spacing w:after="160" w:line="259" w:lineRule="auto"/>
    </w:pPr>
    <w:rPr>
      <w:lang w:val="en-US" w:eastAsia="en-US"/>
    </w:rPr>
  </w:style>
  <w:style w:type="paragraph" w:customStyle="1" w:styleId="96F8DEEBBE5644699E9B522B42D26228">
    <w:name w:val="96F8DEEBBE5644699E9B522B42D26228"/>
    <w:rsid w:val="00A773AD"/>
    <w:pPr>
      <w:spacing w:after="160" w:line="259" w:lineRule="auto"/>
    </w:pPr>
    <w:rPr>
      <w:lang w:val="en-US" w:eastAsia="en-US"/>
    </w:rPr>
  </w:style>
  <w:style w:type="paragraph" w:customStyle="1" w:styleId="9B2CDB33D4C7422EBB6B681071B0885C">
    <w:name w:val="9B2CDB33D4C7422EBB6B681071B0885C"/>
    <w:rsid w:val="00A773AD"/>
    <w:pPr>
      <w:spacing w:after="160" w:line="259" w:lineRule="auto"/>
    </w:pPr>
    <w:rPr>
      <w:lang w:val="en-US" w:eastAsia="en-US"/>
    </w:rPr>
  </w:style>
  <w:style w:type="paragraph" w:customStyle="1" w:styleId="5B78CBFE89DE481693751B42B8525EFA">
    <w:name w:val="5B78CBFE89DE481693751B42B8525EFA"/>
    <w:rsid w:val="00A773AD"/>
    <w:pPr>
      <w:spacing w:after="160" w:line="259" w:lineRule="auto"/>
    </w:pPr>
    <w:rPr>
      <w:lang w:val="en-US" w:eastAsia="en-US"/>
    </w:rPr>
  </w:style>
  <w:style w:type="paragraph" w:customStyle="1" w:styleId="218EF264D656461EA82E6B3F8D679D3A">
    <w:name w:val="218EF264D656461EA82E6B3F8D679D3A"/>
    <w:rsid w:val="00A773AD"/>
    <w:pPr>
      <w:spacing w:after="160" w:line="259" w:lineRule="auto"/>
    </w:pPr>
    <w:rPr>
      <w:lang w:val="en-US" w:eastAsia="en-US"/>
    </w:rPr>
  </w:style>
  <w:style w:type="paragraph" w:customStyle="1" w:styleId="BB8FCF67CA4B49B6B6690E879B68405F">
    <w:name w:val="BB8FCF67CA4B49B6B6690E879B68405F"/>
    <w:rsid w:val="00A773AD"/>
    <w:pPr>
      <w:spacing w:after="160" w:line="259" w:lineRule="auto"/>
    </w:pPr>
    <w:rPr>
      <w:lang w:val="en-US" w:eastAsia="en-US"/>
    </w:rPr>
  </w:style>
  <w:style w:type="paragraph" w:customStyle="1" w:styleId="81AD53AE3E5543EE8328B765C2D99DAB">
    <w:name w:val="81AD53AE3E5543EE8328B765C2D99DAB"/>
    <w:rsid w:val="00A773AD"/>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6A2B3A-383C-4AE3-ABBE-8C9578002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TotalTime>
  <Pages>59</Pages>
  <Words>8584</Words>
  <Characters>48930</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Multi Object Tracking in the Presence of Occlusion</vt:lpstr>
    </vt:vector>
  </TitlesOfParts>
  <Company>Hewlett-Packard</Company>
  <LinksUpToDate>false</LinksUpToDate>
  <CharactersWithSpaces>57400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 Object Tracking in the Presence of Occlusion</dc:title>
  <dc:subject/>
  <dc:creator>Chaitra</dc:creator>
  <cp:keywords/>
  <dc:description/>
  <cp:lastModifiedBy>Tanish Sugnani</cp:lastModifiedBy>
  <cp:revision>19</cp:revision>
  <dcterms:created xsi:type="dcterms:W3CDTF">2017-05-14T15:37:00Z</dcterms:created>
  <dcterms:modified xsi:type="dcterms:W3CDTF">2017-05-20T22:43:00Z</dcterms:modified>
</cp:coreProperties>
</file>